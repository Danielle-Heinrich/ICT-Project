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4F4D8B5" w14:textId="77777777" w:rsidR="00630735" w:rsidRDefault="00630735" w:rsidP="00630735">
      <w:pPr>
        <w:pStyle w:val="CoverProjectName"/>
        <w:spacing w:after="100" w:afterAutospacing="1"/>
      </w:pPr>
      <w:r>
        <w:t xml:space="preserve">Blue-Force Tracking using </w:t>
      </w:r>
    </w:p>
    <w:p w14:paraId="1B61F7F9" w14:textId="1ACE1520" w:rsidR="00E27B42" w:rsidRPr="00A51BF1" w:rsidRDefault="00630735" w:rsidP="00630735">
      <w:pPr>
        <w:pStyle w:val="CoverProjectName"/>
        <w:spacing w:before="120"/>
      </w:pPr>
      <w:r>
        <w:t>Commodity Smart Phone Technology</w:t>
      </w:r>
    </w:p>
    <w:p w14:paraId="7FF8B581" w14:textId="77777777" w:rsidR="00630735" w:rsidRDefault="00172BEA" w:rsidP="00E27B42">
      <w:pPr>
        <w:pStyle w:val="Heading1"/>
      </w:pPr>
      <w:r>
        <w:t xml:space="preserve">Software Engineering </w:t>
      </w:r>
      <w:r w:rsidR="00630735">
        <w:t>System</w:t>
      </w:r>
    </w:p>
    <w:p w14:paraId="1872C83A" w14:textId="20DAABAC" w:rsidR="00E27B42" w:rsidRPr="00ED4293" w:rsidRDefault="00E27B42" w:rsidP="00E27B42">
      <w:pPr>
        <w:pStyle w:val="Heading1"/>
      </w:pPr>
      <w:r>
        <w:t>Design Document</w:t>
      </w:r>
    </w:p>
    <w:p w14:paraId="06781877" w14:textId="21B980D6" w:rsidR="00E27B42" w:rsidRDefault="00E27B42" w:rsidP="00E27B42">
      <w:pPr>
        <w:pStyle w:val="CoverText"/>
      </w:pPr>
      <w:r>
        <w:t xml:space="preserve">Version </w:t>
      </w:r>
      <w:r w:rsidR="00407C87">
        <w:t>2</w:t>
      </w:r>
      <w:r w:rsidR="00630735">
        <w:t>.0</w:t>
      </w:r>
    </w:p>
    <w:p w14:paraId="484F33F8" w14:textId="1E39E61C" w:rsidR="00E27B42" w:rsidRDefault="00407C87" w:rsidP="00E27B42">
      <w:pPr>
        <w:pStyle w:val="CoverTextDate"/>
      </w:pPr>
      <w:r>
        <w:t>26</w:t>
      </w:r>
      <w:r w:rsidR="00630735">
        <w:t>/1</w:t>
      </w:r>
      <w:r w:rsidR="00070634">
        <w:t>0</w:t>
      </w:r>
      <w:r w:rsidR="00E27B42">
        <w:t>/</w:t>
      </w:r>
      <w:r w:rsidR="00630735">
        <w:t>2017</w:t>
      </w:r>
    </w:p>
    <w:p w14:paraId="269D3F9D" w14:textId="77777777" w:rsidR="00317267" w:rsidRPr="00141B53" w:rsidRDefault="00317267" w:rsidP="00317267">
      <w:pPr>
        <w:jc w:val="center"/>
        <w:rPr>
          <w:sz w:val="32"/>
        </w:rPr>
      </w:pPr>
      <w:r w:rsidRPr="00141B53">
        <w:rPr>
          <w:sz w:val="32"/>
        </w:rPr>
        <w:t>Prepared by</w:t>
      </w:r>
    </w:p>
    <w:p w14:paraId="799E2021" w14:textId="66D4EBE4" w:rsidR="00317267" w:rsidRDefault="002A0E7B" w:rsidP="00317267">
      <w:pPr>
        <w:jc w:val="center"/>
        <w:rPr>
          <w:sz w:val="32"/>
        </w:rPr>
      </w:pPr>
      <w:r>
        <w:rPr>
          <w:sz w:val="32"/>
        </w:rPr>
        <w:t>2017-SP5-1</w:t>
      </w:r>
    </w:p>
    <w:p w14:paraId="424397BC" w14:textId="7B08EA05" w:rsidR="00317267" w:rsidRPr="00141B53" w:rsidRDefault="002A0E7B" w:rsidP="00317267">
      <w:pPr>
        <w:jc w:val="center"/>
        <w:rPr>
          <w:b/>
          <w:sz w:val="44"/>
          <w:szCs w:val="36"/>
        </w:rPr>
      </w:pPr>
      <w:r>
        <w:rPr>
          <w:sz w:val="32"/>
        </w:rPr>
        <w:t>Danielle Heinrich</w:t>
      </w:r>
    </w:p>
    <w:p w14:paraId="4AC8A4AA" w14:textId="77777777" w:rsidR="00E27B42" w:rsidRDefault="00E27B42" w:rsidP="00E27B42">
      <w:pPr>
        <w:pStyle w:val="BodyText"/>
      </w:pPr>
      <w:r>
        <w:br w:type="page"/>
      </w:r>
    </w:p>
    <w:p w14:paraId="0E61F0BE" w14:textId="4E8F4106" w:rsidR="00E27B42" w:rsidRPr="000E5004" w:rsidRDefault="00E27B42" w:rsidP="00E27B42">
      <w:pPr>
        <w:pStyle w:val="FrontMatterHeader"/>
      </w:pPr>
      <w:bookmarkStart w:id="0" w:name="_Toc278187082"/>
      <w:bookmarkStart w:id="1" w:name="_Toc278189218"/>
      <w:r w:rsidRPr="000E5004">
        <w:lastRenderedPageBreak/>
        <w:t>Table of Contents</w:t>
      </w:r>
      <w:bookmarkEnd w:id="0"/>
      <w:bookmarkEnd w:id="1"/>
    </w:p>
    <w:p w14:paraId="69011FC4" w14:textId="03DB6115" w:rsidR="00762D9B" w:rsidRDefault="00E27B42">
      <w:pPr>
        <w:pStyle w:val="TOC1"/>
        <w:rPr>
          <w:ins w:id="2" w:author="Heinrich, Danielle - heidl003" w:date="2017-10-26T22:25:00Z"/>
          <w:rFonts w:asciiTheme="minorHAnsi" w:eastAsiaTheme="minorEastAsia" w:hAnsiTheme="minorHAnsi" w:cstheme="minorBidi"/>
          <w:b w:val="0"/>
          <w:sz w:val="22"/>
          <w:szCs w:val="22"/>
          <w:lang w:val="en-AU" w:eastAsia="en-AU"/>
        </w:rPr>
      </w:pPr>
      <w:r>
        <w:fldChar w:fldCharType="begin"/>
      </w:r>
      <w:r>
        <w:instrText xml:space="preserve"> TOC \h \z \t "Heading 2,1,Heading 3,2,Heading 4,3,Back Matter Heading,1,ESHeading 1,1,ESHeading 2,2,ESHeading 3,3,TableCaption,1,Appendix,1" </w:instrText>
      </w:r>
      <w:r>
        <w:fldChar w:fldCharType="separate"/>
      </w:r>
      <w:ins w:id="3" w:author="Heinrich, Danielle - heidl003" w:date="2017-10-26T22:25:00Z">
        <w:r w:rsidR="00762D9B" w:rsidRPr="00001652">
          <w:rPr>
            <w:rStyle w:val="Hyperlink"/>
          </w:rPr>
          <w:fldChar w:fldCharType="begin"/>
        </w:r>
        <w:r w:rsidR="00762D9B" w:rsidRPr="00001652">
          <w:rPr>
            <w:rStyle w:val="Hyperlink"/>
          </w:rPr>
          <w:instrText xml:space="preserve"> </w:instrText>
        </w:r>
        <w:r w:rsidR="00762D9B">
          <w:instrText>HYPERLINK \l "_Toc496820057"</w:instrText>
        </w:r>
        <w:r w:rsidR="00762D9B" w:rsidRPr="00001652">
          <w:rPr>
            <w:rStyle w:val="Hyperlink"/>
          </w:rPr>
          <w:instrText xml:space="preserve"> </w:instrText>
        </w:r>
        <w:r w:rsidR="00762D9B" w:rsidRPr="00001652">
          <w:rPr>
            <w:rStyle w:val="Hyperlink"/>
          </w:rPr>
        </w:r>
        <w:r w:rsidR="00762D9B" w:rsidRPr="00001652">
          <w:rPr>
            <w:rStyle w:val="Hyperlink"/>
          </w:rPr>
          <w:fldChar w:fldCharType="separate"/>
        </w:r>
        <w:r w:rsidR="00762D9B" w:rsidRPr="00001652">
          <w:rPr>
            <w:rStyle w:val="Hyperlink"/>
          </w:rPr>
          <w:t>1.</w:t>
        </w:r>
        <w:r w:rsidR="00762D9B">
          <w:rPr>
            <w:rFonts w:asciiTheme="minorHAnsi" w:eastAsiaTheme="minorEastAsia" w:hAnsiTheme="minorHAnsi" w:cstheme="minorBidi"/>
            <w:b w:val="0"/>
            <w:sz w:val="22"/>
            <w:szCs w:val="22"/>
            <w:lang w:val="en-AU" w:eastAsia="en-AU"/>
          </w:rPr>
          <w:tab/>
        </w:r>
        <w:r w:rsidR="00762D9B" w:rsidRPr="00001652">
          <w:rPr>
            <w:rStyle w:val="Hyperlink"/>
          </w:rPr>
          <w:t>Introduction</w:t>
        </w:r>
        <w:r w:rsidR="00762D9B">
          <w:rPr>
            <w:webHidden/>
          </w:rPr>
          <w:tab/>
        </w:r>
        <w:r w:rsidR="00762D9B">
          <w:rPr>
            <w:webHidden/>
          </w:rPr>
          <w:fldChar w:fldCharType="begin"/>
        </w:r>
        <w:r w:rsidR="00762D9B">
          <w:rPr>
            <w:webHidden/>
          </w:rPr>
          <w:instrText xml:space="preserve"> PAGEREF _Toc496820057 \h </w:instrText>
        </w:r>
        <w:r w:rsidR="00762D9B">
          <w:rPr>
            <w:webHidden/>
          </w:rPr>
        </w:r>
      </w:ins>
      <w:r w:rsidR="00762D9B">
        <w:rPr>
          <w:webHidden/>
        </w:rPr>
        <w:fldChar w:fldCharType="separate"/>
      </w:r>
      <w:ins w:id="4" w:author="Heinrich, Danielle - heidl003" w:date="2017-10-26T22:25:00Z">
        <w:r w:rsidR="00762D9B">
          <w:rPr>
            <w:webHidden/>
          </w:rPr>
          <w:t>7</w:t>
        </w:r>
        <w:r w:rsidR="00762D9B">
          <w:rPr>
            <w:webHidden/>
          </w:rPr>
          <w:fldChar w:fldCharType="end"/>
        </w:r>
        <w:r w:rsidR="00762D9B" w:rsidRPr="00001652">
          <w:rPr>
            <w:rStyle w:val="Hyperlink"/>
          </w:rPr>
          <w:fldChar w:fldCharType="end"/>
        </w:r>
      </w:ins>
    </w:p>
    <w:p w14:paraId="6B2C985D" w14:textId="6E2599F2" w:rsidR="00762D9B" w:rsidRDefault="00762D9B">
      <w:pPr>
        <w:pStyle w:val="TOC2"/>
        <w:rPr>
          <w:ins w:id="5" w:author="Heinrich, Danielle - heidl003" w:date="2017-10-26T22:25:00Z"/>
          <w:rFonts w:asciiTheme="minorHAnsi" w:eastAsiaTheme="minorEastAsia" w:hAnsiTheme="minorHAnsi" w:cstheme="minorBidi"/>
          <w:sz w:val="22"/>
          <w:szCs w:val="22"/>
          <w:lang w:val="en-AU" w:eastAsia="en-AU"/>
        </w:rPr>
      </w:pPr>
      <w:ins w:id="6" w:author="Heinrich, Danielle - heidl003" w:date="2017-10-26T22:25:00Z">
        <w:r w:rsidRPr="00001652">
          <w:rPr>
            <w:rStyle w:val="Hyperlink"/>
          </w:rPr>
          <w:fldChar w:fldCharType="begin"/>
        </w:r>
        <w:r w:rsidRPr="00001652">
          <w:rPr>
            <w:rStyle w:val="Hyperlink"/>
          </w:rPr>
          <w:instrText xml:space="preserve"> </w:instrText>
        </w:r>
        <w:r>
          <w:instrText>HYPERLINK \l "_Toc496820058"</w:instrText>
        </w:r>
        <w:r w:rsidRPr="00001652">
          <w:rPr>
            <w:rStyle w:val="Hyperlink"/>
          </w:rPr>
          <w:instrText xml:space="preserve"> </w:instrText>
        </w:r>
        <w:r w:rsidRPr="00001652">
          <w:rPr>
            <w:rStyle w:val="Hyperlink"/>
          </w:rPr>
        </w:r>
        <w:r w:rsidRPr="00001652">
          <w:rPr>
            <w:rStyle w:val="Hyperlink"/>
          </w:rPr>
          <w:fldChar w:fldCharType="separate"/>
        </w:r>
        <w:r w:rsidRPr="00001652">
          <w:rPr>
            <w:rStyle w:val="Hyperlink"/>
          </w:rPr>
          <w:t>1.1</w:t>
        </w:r>
        <w:r>
          <w:rPr>
            <w:rFonts w:asciiTheme="minorHAnsi" w:eastAsiaTheme="minorEastAsia" w:hAnsiTheme="minorHAnsi" w:cstheme="minorBidi"/>
            <w:sz w:val="22"/>
            <w:szCs w:val="22"/>
            <w:lang w:val="en-AU" w:eastAsia="en-AU"/>
          </w:rPr>
          <w:tab/>
        </w:r>
        <w:r w:rsidRPr="00001652">
          <w:rPr>
            <w:rStyle w:val="Hyperlink"/>
          </w:rPr>
          <w:t>Purpose of the SDD</w:t>
        </w:r>
        <w:r>
          <w:rPr>
            <w:webHidden/>
          </w:rPr>
          <w:tab/>
        </w:r>
        <w:r>
          <w:rPr>
            <w:webHidden/>
          </w:rPr>
          <w:fldChar w:fldCharType="begin"/>
        </w:r>
        <w:r>
          <w:rPr>
            <w:webHidden/>
          </w:rPr>
          <w:instrText xml:space="preserve"> PAGEREF _Toc496820058 \h </w:instrText>
        </w:r>
        <w:r>
          <w:rPr>
            <w:webHidden/>
          </w:rPr>
        </w:r>
      </w:ins>
      <w:r>
        <w:rPr>
          <w:webHidden/>
        </w:rPr>
        <w:fldChar w:fldCharType="separate"/>
      </w:r>
      <w:ins w:id="7" w:author="Heinrich, Danielle - heidl003" w:date="2017-10-26T22:25:00Z">
        <w:r>
          <w:rPr>
            <w:webHidden/>
          </w:rPr>
          <w:t>7</w:t>
        </w:r>
        <w:r>
          <w:rPr>
            <w:webHidden/>
          </w:rPr>
          <w:fldChar w:fldCharType="end"/>
        </w:r>
        <w:r w:rsidRPr="00001652">
          <w:rPr>
            <w:rStyle w:val="Hyperlink"/>
          </w:rPr>
          <w:fldChar w:fldCharType="end"/>
        </w:r>
      </w:ins>
    </w:p>
    <w:p w14:paraId="28DE12C9" w14:textId="429F2295" w:rsidR="00762D9B" w:rsidRDefault="00762D9B">
      <w:pPr>
        <w:pStyle w:val="TOC1"/>
        <w:rPr>
          <w:ins w:id="8" w:author="Heinrich, Danielle - heidl003" w:date="2017-10-26T22:25:00Z"/>
          <w:rFonts w:asciiTheme="minorHAnsi" w:eastAsiaTheme="minorEastAsia" w:hAnsiTheme="minorHAnsi" w:cstheme="minorBidi"/>
          <w:b w:val="0"/>
          <w:sz w:val="22"/>
          <w:szCs w:val="22"/>
          <w:lang w:val="en-AU" w:eastAsia="en-AU"/>
        </w:rPr>
      </w:pPr>
      <w:ins w:id="9" w:author="Heinrich, Danielle - heidl003" w:date="2017-10-26T22:25:00Z">
        <w:r w:rsidRPr="00001652">
          <w:rPr>
            <w:rStyle w:val="Hyperlink"/>
          </w:rPr>
          <w:fldChar w:fldCharType="begin"/>
        </w:r>
        <w:r w:rsidRPr="00001652">
          <w:rPr>
            <w:rStyle w:val="Hyperlink"/>
          </w:rPr>
          <w:instrText xml:space="preserve"> </w:instrText>
        </w:r>
        <w:r>
          <w:instrText>HYPERLINK \l "_Toc496820059"</w:instrText>
        </w:r>
        <w:r w:rsidRPr="00001652">
          <w:rPr>
            <w:rStyle w:val="Hyperlink"/>
          </w:rPr>
          <w:instrText xml:space="preserve"> </w:instrText>
        </w:r>
        <w:r w:rsidRPr="00001652">
          <w:rPr>
            <w:rStyle w:val="Hyperlink"/>
          </w:rPr>
        </w:r>
        <w:r w:rsidRPr="00001652">
          <w:rPr>
            <w:rStyle w:val="Hyperlink"/>
          </w:rPr>
          <w:fldChar w:fldCharType="separate"/>
        </w:r>
        <w:r w:rsidRPr="00001652">
          <w:rPr>
            <w:rStyle w:val="Hyperlink"/>
          </w:rPr>
          <w:t>2.</w:t>
        </w:r>
        <w:r>
          <w:rPr>
            <w:rFonts w:asciiTheme="minorHAnsi" w:eastAsiaTheme="minorEastAsia" w:hAnsiTheme="minorHAnsi" w:cstheme="minorBidi"/>
            <w:b w:val="0"/>
            <w:sz w:val="22"/>
            <w:szCs w:val="22"/>
            <w:lang w:val="en-AU" w:eastAsia="en-AU"/>
          </w:rPr>
          <w:tab/>
        </w:r>
        <w:r w:rsidRPr="00001652">
          <w:rPr>
            <w:rStyle w:val="Hyperlink"/>
          </w:rPr>
          <w:t>Business Requirements</w:t>
        </w:r>
        <w:r>
          <w:rPr>
            <w:webHidden/>
          </w:rPr>
          <w:tab/>
        </w:r>
        <w:r>
          <w:rPr>
            <w:webHidden/>
          </w:rPr>
          <w:fldChar w:fldCharType="begin"/>
        </w:r>
        <w:r>
          <w:rPr>
            <w:webHidden/>
          </w:rPr>
          <w:instrText xml:space="preserve"> PAGEREF _Toc496820059 \h </w:instrText>
        </w:r>
        <w:r>
          <w:rPr>
            <w:webHidden/>
          </w:rPr>
        </w:r>
      </w:ins>
      <w:r>
        <w:rPr>
          <w:webHidden/>
        </w:rPr>
        <w:fldChar w:fldCharType="separate"/>
      </w:r>
      <w:ins w:id="10" w:author="Heinrich, Danielle - heidl003" w:date="2017-10-26T22:25:00Z">
        <w:r>
          <w:rPr>
            <w:webHidden/>
          </w:rPr>
          <w:t>8</w:t>
        </w:r>
        <w:r>
          <w:rPr>
            <w:webHidden/>
          </w:rPr>
          <w:fldChar w:fldCharType="end"/>
        </w:r>
        <w:r w:rsidRPr="00001652">
          <w:rPr>
            <w:rStyle w:val="Hyperlink"/>
          </w:rPr>
          <w:fldChar w:fldCharType="end"/>
        </w:r>
      </w:ins>
    </w:p>
    <w:p w14:paraId="6A836B2E" w14:textId="48DC510F" w:rsidR="00762D9B" w:rsidRDefault="00762D9B">
      <w:pPr>
        <w:pStyle w:val="TOC2"/>
        <w:rPr>
          <w:ins w:id="11" w:author="Heinrich, Danielle - heidl003" w:date="2017-10-26T22:25:00Z"/>
          <w:rFonts w:asciiTheme="minorHAnsi" w:eastAsiaTheme="minorEastAsia" w:hAnsiTheme="minorHAnsi" w:cstheme="minorBidi"/>
          <w:sz w:val="22"/>
          <w:szCs w:val="22"/>
          <w:lang w:val="en-AU" w:eastAsia="en-AU"/>
        </w:rPr>
      </w:pPr>
      <w:ins w:id="12" w:author="Heinrich, Danielle - heidl003" w:date="2017-10-26T22:25:00Z">
        <w:r w:rsidRPr="00001652">
          <w:rPr>
            <w:rStyle w:val="Hyperlink"/>
          </w:rPr>
          <w:fldChar w:fldCharType="begin"/>
        </w:r>
        <w:r w:rsidRPr="00001652">
          <w:rPr>
            <w:rStyle w:val="Hyperlink"/>
          </w:rPr>
          <w:instrText xml:space="preserve"> </w:instrText>
        </w:r>
        <w:r>
          <w:instrText>HYPERLINK \l "_Toc496820060"</w:instrText>
        </w:r>
        <w:r w:rsidRPr="00001652">
          <w:rPr>
            <w:rStyle w:val="Hyperlink"/>
          </w:rPr>
          <w:instrText xml:space="preserve"> </w:instrText>
        </w:r>
        <w:r w:rsidRPr="00001652">
          <w:rPr>
            <w:rStyle w:val="Hyperlink"/>
          </w:rPr>
        </w:r>
        <w:r w:rsidRPr="00001652">
          <w:rPr>
            <w:rStyle w:val="Hyperlink"/>
          </w:rPr>
          <w:fldChar w:fldCharType="separate"/>
        </w:r>
        <w:r w:rsidRPr="00001652">
          <w:rPr>
            <w:rStyle w:val="Hyperlink"/>
          </w:rPr>
          <w:t>2.1</w:t>
        </w:r>
        <w:r>
          <w:rPr>
            <w:rFonts w:asciiTheme="minorHAnsi" w:eastAsiaTheme="minorEastAsia" w:hAnsiTheme="minorHAnsi" w:cstheme="minorBidi"/>
            <w:sz w:val="22"/>
            <w:szCs w:val="22"/>
            <w:lang w:val="en-AU" w:eastAsia="en-AU"/>
          </w:rPr>
          <w:tab/>
        </w:r>
        <w:r w:rsidRPr="00001652">
          <w:rPr>
            <w:rStyle w:val="Hyperlink"/>
          </w:rPr>
          <w:t>Executive Summary</w:t>
        </w:r>
        <w:r>
          <w:rPr>
            <w:webHidden/>
          </w:rPr>
          <w:tab/>
        </w:r>
        <w:r>
          <w:rPr>
            <w:webHidden/>
          </w:rPr>
          <w:fldChar w:fldCharType="begin"/>
        </w:r>
        <w:r>
          <w:rPr>
            <w:webHidden/>
          </w:rPr>
          <w:instrText xml:space="preserve"> PAGEREF _Toc496820060 \h </w:instrText>
        </w:r>
        <w:r>
          <w:rPr>
            <w:webHidden/>
          </w:rPr>
        </w:r>
      </w:ins>
      <w:r>
        <w:rPr>
          <w:webHidden/>
        </w:rPr>
        <w:fldChar w:fldCharType="separate"/>
      </w:r>
      <w:ins w:id="13" w:author="Heinrich, Danielle - heidl003" w:date="2017-10-26T22:25:00Z">
        <w:r>
          <w:rPr>
            <w:webHidden/>
          </w:rPr>
          <w:t>8</w:t>
        </w:r>
        <w:r>
          <w:rPr>
            <w:webHidden/>
          </w:rPr>
          <w:fldChar w:fldCharType="end"/>
        </w:r>
        <w:r w:rsidRPr="00001652">
          <w:rPr>
            <w:rStyle w:val="Hyperlink"/>
          </w:rPr>
          <w:fldChar w:fldCharType="end"/>
        </w:r>
      </w:ins>
    </w:p>
    <w:p w14:paraId="4EB3AC76" w14:textId="51F9C39A" w:rsidR="00762D9B" w:rsidRDefault="00762D9B">
      <w:pPr>
        <w:pStyle w:val="TOC2"/>
        <w:rPr>
          <w:ins w:id="14" w:author="Heinrich, Danielle - heidl003" w:date="2017-10-26T22:25:00Z"/>
          <w:rFonts w:asciiTheme="minorHAnsi" w:eastAsiaTheme="minorEastAsia" w:hAnsiTheme="minorHAnsi" w:cstheme="minorBidi"/>
          <w:sz w:val="22"/>
          <w:szCs w:val="22"/>
          <w:lang w:val="en-AU" w:eastAsia="en-AU"/>
        </w:rPr>
      </w:pPr>
      <w:ins w:id="15" w:author="Heinrich, Danielle - heidl003" w:date="2017-10-26T22:25:00Z">
        <w:r w:rsidRPr="00001652">
          <w:rPr>
            <w:rStyle w:val="Hyperlink"/>
          </w:rPr>
          <w:fldChar w:fldCharType="begin"/>
        </w:r>
        <w:r w:rsidRPr="00001652">
          <w:rPr>
            <w:rStyle w:val="Hyperlink"/>
          </w:rPr>
          <w:instrText xml:space="preserve"> </w:instrText>
        </w:r>
        <w:r>
          <w:instrText>HYPERLINK \l "_Toc496820061"</w:instrText>
        </w:r>
        <w:r w:rsidRPr="00001652">
          <w:rPr>
            <w:rStyle w:val="Hyperlink"/>
          </w:rPr>
          <w:instrText xml:space="preserve"> </w:instrText>
        </w:r>
        <w:r w:rsidRPr="00001652">
          <w:rPr>
            <w:rStyle w:val="Hyperlink"/>
          </w:rPr>
        </w:r>
        <w:r w:rsidRPr="00001652">
          <w:rPr>
            <w:rStyle w:val="Hyperlink"/>
          </w:rPr>
          <w:fldChar w:fldCharType="separate"/>
        </w:r>
        <w:r w:rsidRPr="00001652">
          <w:rPr>
            <w:rStyle w:val="Hyperlink"/>
          </w:rPr>
          <w:t>2.2</w:t>
        </w:r>
        <w:r>
          <w:rPr>
            <w:rFonts w:asciiTheme="minorHAnsi" w:eastAsiaTheme="minorEastAsia" w:hAnsiTheme="minorHAnsi" w:cstheme="minorBidi"/>
            <w:sz w:val="22"/>
            <w:szCs w:val="22"/>
            <w:lang w:val="en-AU" w:eastAsia="en-AU"/>
          </w:rPr>
          <w:tab/>
        </w:r>
        <w:r w:rsidRPr="00001652">
          <w:rPr>
            <w:rStyle w:val="Hyperlink"/>
          </w:rPr>
          <w:t>Project Purpose/Justification</w:t>
        </w:r>
        <w:r>
          <w:rPr>
            <w:webHidden/>
          </w:rPr>
          <w:tab/>
        </w:r>
        <w:r>
          <w:rPr>
            <w:webHidden/>
          </w:rPr>
          <w:fldChar w:fldCharType="begin"/>
        </w:r>
        <w:r>
          <w:rPr>
            <w:webHidden/>
          </w:rPr>
          <w:instrText xml:space="preserve"> PAGEREF _Toc496820061 \h </w:instrText>
        </w:r>
        <w:r>
          <w:rPr>
            <w:webHidden/>
          </w:rPr>
        </w:r>
      </w:ins>
      <w:r>
        <w:rPr>
          <w:webHidden/>
        </w:rPr>
        <w:fldChar w:fldCharType="separate"/>
      </w:r>
      <w:ins w:id="16" w:author="Heinrich, Danielle - heidl003" w:date="2017-10-26T22:25:00Z">
        <w:r>
          <w:rPr>
            <w:webHidden/>
          </w:rPr>
          <w:t>8</w:t>
        </w:r>
        <w:r>
          <w:rPr>
            <w:webHidden/>
          </w:rPr>
          <w:fldChar w:fldCharType="end"/>
        </w:r>
        <w:r w:rsidRPr="00001652">
          <w:rPr>
            <w:rStyle w:val="Hyperlink"/>
          </w:rPr>
          <w:fldChar w:fldCharType="end"/>
        </w:r>
      </w:ins>
    </w:p>
    <w:p w14:paraId="5DEC0228" w14:textId="08E5713D" w:rsidR="00762D9B" w:rsidRDefault="00762D9B">
      <w:pPr>
        <w:pStyle w:val="TOC3"/>
        <w:tabs>
          <w:tab w:val="left" w:pos="1382"/>
        </w:tabs>
        <w:rPr>
          <w:ins w:id="17" w:author="Heinrich, Danielle - heidl003" w:date="2017-10-26T22:25:00Z"/>
          <w:rFonts w:asciiTheme="minorHAnsi" w:eastAsiaTheme="minorEastAsia" w:hAnsiTheme="minorHAnsi" w:cstheme="minorBidi"/>
          <w:noProof/>
          <w:sz w:val="22"/>
          <w:szCs w:val="22"/>
          <w:lang w:val="en-AU" w:eastAsia="en-AU"/>
        </w:rPr>
      </w:pPr>
      <w:ins w:id="18" w:author="Heinrich, Danielle - heidl003" w:date="2017-10-26T22:25:00Z">
        <w:r w:rsidRPr="00001652">
          <w:rPr>
            <w:rStyle w:val="Hyperlink"/>
            <w:noProof/>
          </w:rPr>
          <w:fldChar w:fldCharType="begin"/>
        </w:r>
        <w:r w:rsidRPr="00001652">
          <w:rPr>
            <w:rStyle w:val="Hyperlink"/>
            <w:noProof/>
          </w:rPr>
          <w:instrText xml:space="preserve"> </w:instrText>
        </w:r>
        <w:r>
          <w:rPr>
            <w:noProof/>
          </w:rPr>
          <w:instrText>HYPERLINK \l "_Toc496820062"</w:instrText>
        </w:r>
        <w:r w:rsidRPr="00001652">
          <w:rPr>
            <w:rStyle w:val="Hyperlink"/>
            <w:noProof/>
          </w:rPr>
          <w:instrText xml:space="preserve"> </w:instrText>
        </w:r>
        <w:r w:rsidRPr="00001652">
          <w:rPr>
            <w:rStyle w:val="Hyperlink"/>
            <w:noProof/>
          </w:rPr>
        </w:r>
        <w:r w:rsidRPr="00001652">
          <w:rPr>
            <w:rStyle w:val="Hyperlink"/>
            <w:noProof/>
          </w:rPr>
          <w:fldChar w:fldCharType="separate"/>
        </w:r>
        <w:r w:rsidRPr="00001652">
          <w:rPr>
            <w:rStyle w:val="Hyperlink"/>
            <w:noProof/>
          </w:rPr>
          <w:t>2.2.1</w:t>
        </w:r>
        <w:r>
          <w:rPr>
            <w:rFonts w:asciiTheme="minorHAnsi" w:eastAsiaTheme="minorEastAsia" w:hAnsiTheme="minorHAnsi" w:cstheme="minorBidi"/>
            <w:noProof/>
            <w:sz w:val="22"/>
            <w:szCs w:val="22"/>
            <w:lang w:val="en-AU" w:eastAsia="en-AU"/>
          </w:rPr>
          <w:tab/>
        </w:r>
        <w:r w:rsidRPr="00001652">
          <w:rPr>
            <w:rStyle w:val="Hyperlink"/>
            <w:noProof/>
          </w:rPr>
          <w:t>Business Need/Case</w:t>
        </w:r>
        <w:r>
          <w:rPr>
            <w:noProof/>
            <w:webHidden/>
          </w:rPr>
          <w:tab/>
        </w:r>
        <w:r>
          <w:rPr>
            <w:noProof/>
            <w:webHidden/>
          </w:rPr>
          <w:fldChar w:fldCharType="begin"/>
        </w:r>
        <w:r>
          <w:rPr>
            <w:noProof/>
            <w:webHidden/>
          </w:rPr>
          <w:instrText xml:space="preserve"> PAGEREF _Toc496820062 \h </w:instrText>
        </w:r>
        <w:r>
          <w:rPr>
            <w:noProof/>
            <w:webHidden/>
          </w:rPr>
        </w:r>
      </w:ins>
      <w:r>
        <w:rPr>
          <w:noProof/>
          <w:webHidden/>
        </w:rPr>
        <w:fldChar w:fldCharType="separate"/>
      </w:r>
      <w:ins w:id="19" w:author="Heinrich, Danielle - heidl003" w:date="2017-10-26T22:25:00Z">
        <w:r>
          <w:rPr>
            <w:noProof/>
            <w:webHidden/>
          </w:rPr>
          <w:t>8</w:t>
        </w:r>
        <w:r>
          <w:rPr>
            <w:noProof/>
            <w:webHidden/>
          </w:rPr>
          <w:fldChar w:fldCharType="end"/>
        </w:r>
        <w:r w:rsidRPr="00001652">
          <w:rPr>
            <w:rStyle w:val="Hyperlink"/>
            <w:noProof/>
          </w:rPr>
          <w:fldChar w:fldCharType="end"/>
        </w:r>
      </w:ins>
    </w:p>
    <w:p w14:paraId="421BA9D3" w14:textId="47B9C698" w:rsidR="00762D9B" w:rsidRDefault="00762D9B">
      <w:pPr>
        <w:pStyle w:val="TOC3"/>
        <w:tabs>
          <w:tab w:val="left" w:pos="1382"/>
        </w:tabs>
        <w:rPr>
          <w:ins w:id="20" w:author="Heinrich, Danielle - heidl003" w:date="2017-10-26T22:25:00Z"/>
          <w:rFonts w:asciiTheme="minorHAnsi" w:eastAsiaTheme="minorEastAsia" w:hAnsiTheme="minorHAnsi" w:cstheme="minorBidi"/>
          <w:noProof/>
          <w:sz w:val="22"/>
          <w:szCs w:val="22"/>
          <w:lang w:val="en-AU" w:eastAsia="en-AU"/>
        </w:rPr>
      </w:pPr>
      <w:ins w:id="21" w:author="Heinrich, Danielle - heidl003" w:date="2017-10-26T22:25:00Z">
        <w:r w:rsidRPr="00001652">
          <w:rPr>
            <w:rStyle w:val="Hyperlink"/>
            <w:noProof/>
          </w:rPr>
          <w:fldChar w:fldCharType="begin"/>
        </w:r>
        <w:r w:rsidRPr="00001652">
          <w:rPr>
            <w:rStyle w:val="Hyperlink"/>
            <w:noProof/>
          </w:rPr>
          <w:instrText xml:space="preserve"> </w:instrText>
        </w:r>
        <w:r>
          <w:rPr>
            <w:noProof/>
          </w:rPr>
          <w:instrText>HYPERLINK \l "_Toc496820063"</w:instrText>
        </w:r>
        <w:r w:rsidRPr="00001652">
          <w:rPr>
            <w:rStyle w:val="Hyperlink"/>
            <w:noProof/>
          </w:rPr>
          <w:instrText xml:space="preserve"> </w:instrText>
        </w:r>
        <w:r w:rsidRPr="00001652">
          <w:rPr>
            <w:rStyle w:val="Hyperlink"/>
            <w:noProof/>
          </w:rPr>
        </w:r>
        <w:r w:rsidRPr="00001652">
          <w:rPr>
            <w:rStyle w:val="Hyperlink"/>
            <w:noProof/>
          </w:rPr>
          <w:fldChar w:fldCharType="separate"/>
        </w:r>
        <w:r w:rsidRPr="00001652">
          <w:rPr>
            <w:rStyle w:val="Hyperlink"/>
            <w:noProof/>
          </w:rPr>
          <w:t>2.2.2</w:t>
        </w:r>
        <w:r>
          <w:rPr>
            <w:rFonts w:asciiTheme="minorHAnsi" w:eastAsiaTheme="minorEastAsia" w:hAnsiTheme="minorHAnsi" w:cstheme="minorBidi"/>
            <w:noProof/>
            <w:sz w:val="22"/>
            <w:szCs w:val="22"/>
            <w:lang w:val="en-AU" w:eastAsia="en-AU"/>
          </w:rPr>
          <w:tab/>
        </w:r>
        <w:r w:rsidRPr="00001652">
          <w:rPr>
            <w:rStyle w:val="Hyperlink"/>
            <w:noProof/>
          </w:rPr>
          <w:t>Business Objectives</w:t>
        </w:r>
        <w:r>
          <w:rPr>
            <w:noProof/>
            <w:webHidden/>
          </w:rPr>
          <w:tab/>
        </w:r>
        <w:r>
          <w:rPr>
            <w:noProof/>
            <w:webHidden/>
          </w:rPr>
          <w:fldChar w:fldCharType="begin"/>
        </w:r>
        <w:r>
          <w:rPr>
            <w:noProof/>
            <w:webHidden/>
          </w:rPr>
          <w:instrText xml:space="preserve"> PAGEREF _Toc496820063 \h </w:instrText>
        </w:r>
        <w:r>
          <w:rPr>
            <w:noProof/>
            <w:webHidden/>
          </w:rPr>
        </w:r>
      </w:ins>
      <w:r>
        <w:rPr>
          <w:noProof/>
          <w:webHidden/>
        </w:rPr>
        <w:fldChar w:fldCharType="separate"/>
      </w:r>
      <w:ins w:id="22" w:author="Heinrich, Danielle - heidl003" w:date="2017-10-26T22:25:00Z">
        <w:r>
          <w:rPr>
            <w:noProof/>
            <w:webHidden/>
          </w:rPr>
          <w:t>9</w:t>
        </w:r>
        <w:r>
          <w:rPr>
            <w:noProof/>
            <w:webHidden/>
          </w:rPr>
          <w:fldChar w:fldCharType="end"/>
        </w:r>
        <w:r w:rsidRPr="00001652">
          <w:rPr>
            <w:rStyle w:val="Hyperlink"/>
            <w:noProof/>
          </w:rPr>
          <w:fldChar w:fldCharType="end"/>
        </w:r>
      </w:ins>
    </w:p>
    <w:p w14:paraId="3A4ECFB5" w14:textId="07CE993C" w:rsidR="00762D9B" w:rsidRDefault="00762D9B">
      <w:pPr>
        <w:pStyle w:val="TOC2"/>
        <w:rPr>
          <w:ins w:id="23" w:author="Heinrich, Danielle - heidl003" w:date="2017-10-26T22:25:00Z"/>
          <w:rFonts w:asciiTheme="minorHAnsi" w:eastAsiaTheme="minorEastAsia" w:hAnsiTheme="minorHAnsi" w:cstheme="minorBidi"/>
          <w:sz w:val="22"/>
          <w:szCs w:val="22"/>
          <w:lang w:val="en-AU" w:eastAsia="en-AU"/>
        </w:rPr>
      </w:pPr>
      <w:ins w:id="24" w:author="Heinrich, Danielle - heidl003" w:date="2017-10-26T22:25:00Z">
        <w:r w:rsidRPr="00001652">
          <w:rPr>
            <w:rStyle w:val="Hyperlink"/>
          </w:rPr>
          <w:fldChar w:fldCharType="begin"/>
        </w:r>
        <w:r w:rsidRPr="00001652">
          <w:rPr>
            <w:rStyle w:val="Hyperlink"/>
          </w:rPr>
          <w:instrText xml:space="preserve"> </w:instrText>
        </w:r>
        <w:r>
          <w:instrText>HYPERLINK \l "_Toc496820064"</w:instrText>
        </w:r>
        <w:r w:rsidRPr="00001652">
          <w:rPr>
            <w:rStyle w:val="Hyperlink"/>
          </w:rPr>
          <w:instrText xml:space="preserve"> </w:instrText>
        </w:r>
        <w:r w:rsidRPr="00001652">
          <w:rPr>
            <w:rStyle w:val="Hyperlink"/>
          </w:rPr>
        </w:r>
        <w:r w:rsidRPr="00001652">
          <w:rPr>
            <w:rStyle w:val="Hyperlink"/>
          </w:rPr>
          <w:fldChar w:fldCharType="separate"/>
        </w:r>
        <w:r w:rsidRPr="00001652">
          <w:rPr>
            <w:rStyle w:val="Hyperlink"/>
          </w:rPr>
          <w:t>2.3</w:t>
        </w:r>
        <w:r>
          <w:rPr>
            <w:rFonts w:asciiTheme="minorHAnsi" w:eastAsiaTheme="minorEastAsia" w:hAnsiTheme="minorHAnsi" w:cstheme="minorBidi"/>
            <w:sz w:val="22"/>
            <w:szCs w:val="22"/>
            <w:lang w:val="en-AU" w:eastAsia="en-AU"/>
          </w:rPr>
          <w:tab/>
        </w:r>
        <w:r w:rsidRPr="00001652">
          <w:rPr>
            <w:rStyle w:val="Hyperlink"/>
          </w:rPr>
          <w:t>Project Description</w:t>
        </w:r>
        <w:r>
          <w:rPr>
            <w:webHidden/>
          </w:rPr>
          <w:tab/>
        </w:r>
        <w:r>
          <w:rPr>
            <w:webHidden/>
          </w:rPr>
          <w:fldChar w:fldCharType="begin"/>
        </w:r>
        <w:r>
          <w:rPr>
            <w:webHidden/>
          </w:rPr>
          <w:instrText xml:space="preserve"> PAGEREF _Toc496820064 \h </w:instrText>
        </w:r>
        <w:r>
          <w:rPr>
            <w:webHidden/>
          </w:rPr>
        </w:r>
      </w:ins>
      <w:r>
        <w:rPr>
          <w:webHidden/>
        </w:rPr>
        <w:fldChar w:fldCharType="separate"/>
      </w:r>
      <w:ins w:id="25" w:author="Heinrich, Danielle - heidl003" w:date="2017-10-26T22:25:00Z">
        <w:r>
          <w:rPr>
            <w:webHidden/>
          </w:rPr>
          <w:t>10</w:t>
        </w:r>
        <w:r>
          <w:rPr>
            <w:webHidden/>
          </w:rPr>
          <w:fldChar w:fldCharType="end"/>
        </w:r>
        <w:r w:rsidRPr="00001652">
          <w:rPr>
            <w:rStyle w:val="Hyperlink"/>
          </w:rPr>
          <w:fldChar w:fldCharType="end"/>
        </w:r>
      </w:ins>
    </w:p>
    <w:p w14:paraId="7C83143D" w14:textId="5D617E63" w:rsidR="00762D9B" w:rsidRDefault="00762D9B">
      <w:pPr>
        <w:pStyle w:val="TOC3"/>
        <w:tabs>
          <w:tab w:val="left" w:pos="1382"/>
        </w:tabs>
        <w:rPr>
          <w:ins w:id="26" w:author="Heinrich, Danielle - heidl003" w:date="2017-10-26T22:25:00Z"/>
          <w:rFonts w:asciiTheme="minorHAnsi" w:eastAsiaTheme="minorEastAsia" w:hAnsiTheme="minorHAnsi" w:cstheme="minorBidi"/>
          <w:noProof/>
          <w:sz w:val="22"/>
          <w:szCs w:val="22"/>
          <w:lang w:val="en-AU" w:eastAsia="en-AU"/>
        </w:rPr>
      </w:pPr>
      <w:ins w:id="27" w:author="Heinrich, Danielle - heidl003" w:date="2017-10-26T22:25:00Z">
        <w:r w:rsidRPr="00001652">
          <w:rPr>
            <w:rStyle w:val="Hyperlink"/>
            <w:noProof/>
          </w:rPr>
          <w:fldChar w:fldCharType="begin"/>
        </w:r>
        <w:r w:rsidRPr="00001652">
          <w:rPr>
            <w:rStyle w:val="Hyperlink"/>
            <w:noProof/>
          </w:rPr>
          <w:instrText xml:space="preserve"> </w:instrText>
        </w:r>
        <w:r>
          <w:rPr>
            <w:noProof/>
          </w:rPr>
          <w:instrText>HYPERLINK \l "_Toc496820065"</w:instrText>
        </w:r>
        <w:r w:rsidRPr="00001652">
          <w:rPr>
            <w:rStyle w:val="Hyperlink"/>
            <w:noProof/>
          </w:rPr>
          <w:instrText xml:space="preserve"> </w:instrText>
        </w:r>
        <w:r w:rsidRPr="00001652">
          <w:rPr>
            <w:rStyle w:val="Hyperlink"/>
            <w:noProof/>
          </w:rPr>
        </w:r>
        <w:r w:rsidRPr="00001652">
          <w:rPr>
            <w:rStyle w:val="Hyperlink"/>
            <w:noProof/>
          </w:rPr>
          <w:fldChar w:fldCharType="separate"/>
        </w:r>
        <w:r w:rsidRPr="00001652">
          <w:rPr>
            <w:rStyle w:val="Hyperlink"/>
            <w:noProof/>
          </w:rPr>
          <w:t>2.3.1</w:t>
        </w:r>
        <w:r>
          <w:rPr>
            <w:rFonts w:asciiTheme="minorHAnsi" w:eastAsiaTheme="minorEastAsia" w:hAnsiTheme="minorHAnsi" w:cstheme="minorBidi"/>
            <w:noProof/>
            <w:sz w:val="22"/>
            <w:szCs w:val="22"/>
            <w:lang w:val="en-AU" w:eastAsia="en-AU"/>
          </w:rPr>
          <w:tab/>
        </w:r>
        <w:r w:rsidRPr="00001652">
          <w:rPr>
            <w:rStyle w:val="Hyperlink"/>
            <w:noProof/>
          </w:rPr>
          <w:t>Project Objectives and Success Criteria</w:t>
        </w:r>
        <w:r>
          <w:rPr>
            <w:noProof/>
            <w:webHidden/>
          </w:rPr>
          <w:tab/>
        </w:r>
        <w:r>
          <w:rPr>
            <w:noProof/>
            <w:webHidden/>
          </w:rPr>
          <w:fldChar w:fldCharType="begin"/>
        </w:r>
        <w:r>
          <w:rPr>
            <w:noProof/>
            <w:webHidden/>
          </w:rPr>
          <w:instrText xml:space="preserve"> PAGEREF _Toc496820065 \h </w:instrText>
        </w:r>
        <w:r>
          <w:rPr>
            <w:noProof/>
            <w:webHidden/>
          </w:rPr>
        </w:r>
      </w:ins>
      <w:r>
        <w:rPr>
          <w:noProof/>
          <w:webHidden/>
        </w:rPr>
        <w:fldChar w:fldCharType="separate"/>
      </w:r>
      <w:ins w:id="28" w:author="Heinrich, Danielle - heidl003" w:date="2017-10-26T22:25:00Z">
        <w:r>
          <w:rPr>
            <w:noProof/>
            <w:webHidden/>
          </w:rPr>
          <w:t>11</w:t>
        </w:r>
        <w:r>
          <w:rPr>
            <w:noProof/>
            <w:webHidden/>
          </w:rPr>
          <w:fldChar w:fldCharType="end"/>
        </w:r>
        <w:r w:rsidRPr="00001652">
          <w:rPr>
            <w:rStyle w:val="Hyperlink"/>
            <w:noProof/>
          </w:rPr>
          <w:fldChar w:fldCharType="end"/>
        </w:r>
      </w:ins>
    </w:p>
    <w:p w14:paraId="4BAC5EEC" w14:textId="658466EE" w:rsidR="00762D9B" w:rsidRDefault="00762D9B">
      <w:pPr>
        <w:pStyle w:val="TOC3"/>
        <w:tabs>
          <w:tab w:val="left" w:pos="1382"/>
        </w:tabs>
        <w:rPr>
          <w:ins w:id="29" w:author="Heinrich, Danielle - heidl003" w:date="2017-10-26T22:25:00Z"/>
          <w:rFonts w:asciiTheme="minorHAnsi" w:eastAsiaTheme="minorEastAsia" w:hAnsiTheme="minorHAnsi" w:cstheme="minorBidi"/>
          <w:noProof/>
          <w:sz w:val="22"/>
          <w:szCs w:val="22"/>
          <w:lang w:val="en-AU" w:eastAsia="en-AU"/>
        </w:rPr>
      </w:pPr>
      <w:ins w:id="30" w:author="Heinrich, Danielle - heidl003" w:date="2017-10-26T22:25:00Z">
        <w:r w:rsidRPr="00001652">
          <w:rPr>
            <w:rStyle w:val="Hyperlink"/>
            <w:noProof/>
          </w:rPr>
          <w:fldChar w:fldCharType="begin"/>
        </w:r>
        <w:r w:rsidRPr="00001652">
          <w:rPr>
            <w:rStyle w:val="Hyperlink"/>
            <w:noProof/>
          </w:rPr>
          <w:instrText xml:space="preserve"> </w:instrText>
        </w:r>
        <w:r>
          <w:rPr>
            <w:noProof/>
          </w:rPr>
          <w:instrText>HYPERLINK \l "_Toc496820066"</w:instrText>
        </w:r>
        <w:r w:rsidRPr="00001652">
          <w:rPr>
            <w:rStyle w:val="Hyperlink"/>
            <w:noProof/>
          </w:rPr>
          <w:instrText xml:space="preserve"> </w:instrText>
        </w:r>
        <w:r w:rsidRPr="00001652">
          <w:rPr>
            <w:rStyle w:val="Hyperlink"/>
            <w:noProof/>
          </w:rPr>
        </w:r>
        <w:r w:rsidRPr="00001652">
          <w:rPr>
            <w:rStyle w:val="Hyperlink"/>
            <w:noProof/>
          </w:rPr>
          <w:fldChar w:fldCharType="separate"/>
        </w:r>
        <w:r w:rsidRPr="00001652">
          <w:rPr>
            <w:rStyle w:val="Hyperlink"/>
            <w:noProof/>
          </w:rPr>
          <w:t>2.3.2</w:t>
        </w:r>
        <w:r>
          <w:rPr>
            <w:rFonts w:asciiTheme="minorHAnsi" w:eastAsiaTheme="minorEastAsia" w:hAnsiTheme="minorHAnsi" w:cstheme="minorBidi"/>
            <w:noProof/>
            <w:sz w:val="22"/>
            <w:szCs w:val="22"/>
            <w:lang w:val="en-AU" w:eastAsia="en-AU"/>
          </w:rPr>
          <w:tab/>
        </w:r>
        <w:r w:rsidRPr="00001652">
          <w:rPr>
            <w:rStyle w:val="Hyperlink"/>
            <w:noProof/>
          </w:rPr>
          <w:t>Requirements</w:t>
        </w:r>
        <w:r>
          <w:rPr>
            <w:noProof/>
            <w:webHidden/>
          </w:rPr>
          <w:tab/>
        </w:r>
        <w:r>
          <w:rPr>
            <w:noProof/>
            <w:webHidden/>
          </w:rPr>
          <w:fldChar w:fldCharType="begin"/>
        </w:r>
        <w:r>
          <w:rPr>
            <w:noProof/>
            <w:webHidden/>
          </w:rPr>
          <w:instrText xml:space="preserve"> PAGEREF _Toc496820066 \h </w:instrText>
        </w:r>
        <w:r>
          <w:rPr>
            <w:noProof/>
            <w:webHidden/>
          </w:rPr>
        </w:r>
      </w:ins>
      <w:r>
        <w:rPr>
          <w:noProof/>
          <w:webHidden/>
        </w:rPr>
        <w:fldChar w:fldCharType="separate"/>
      </w:r>
      <w:ins w:id="31" w:author="Heinrich, Danielle - heidl003" w:date="2017-10-26T22:25:00Z">
        <w:r>
          <w:rPr>
            <w:noProof/>
            <w:webHidden/>
          </w:rPr>
          <w:t>11</w:t>
        </w:r>
        <w:r>
          <w:rPr>
            <w:noProof/>
            <w:webHidden/>
          </w:rPr>
          <w:fldChar w:fldCharType="end"/>
        </w:r>
        <w:r w:rsidRPr="00001652">
          <w:rPr>
            <w:rStyle w:val="Hyperlink"/>
            <w:noProof/>
          </w:rPr>
          <w:fldChar w:fldCharType="end"/>
        </w:r>
      </w:ins>
    </w:p>
    <w:p w14:paraId="2EC259D4" w14:textId="66BF6F56" w:rsidR="00762D9B" w:rsidRDefault="00762D9B">
      <w:pPr>
        <w:pStyle w:val="TOC3"/>
        <w:tabs>
          <w:tab w:val="left" w:pos="1382"/>
        </w:tabs>
        <w:rPr>
          <w:ins w:id="32" w:author="Heinrich, Danielle - heidl003" w:date="2017-10-26T22:25:00Z"/>
          <w:rFonts w:asciiTheme="minorHAnsi" w:eastAsiaTheme="minorEastAsia" w:hAnsiTheme="minorHAnsi" w:cstheme="minorBidi"/>
          <w:noProof/>
          <w:sz w:val="22"/>
          <w:szCs w:val="22"/>
          <w:lang w:val="en-AU" w:eastAsia="en-AU"/>
        </w:rPr>
      </w:pPr>
      <w:ins w:id="33" w:author="Heinrich, Danielle - heidl003" w:date="2017-10-26T22:25:00Z">
        <w:r w:rsidRPr="00001652">
          <w:rPr>
            <w:rStyle w:val="Hyperlink"/>
            <w:noProof/>
          </w:rPr>
          <w:fldChar w:fldCharType="begin"/>
        </w:r>
        <w:r w:rsidRPr="00001652">
          <w:rPr>
            <w:rStyle w:val="Hyperlink"/>
            <w:noProof/>
          </w:rPr>
          <w:instrText xml:space="preserve"> </w:instrText>
        </w:r>
        <w:r>
          <w:rPr>
            <w:noProof/>
          </w:rPr>
          <w:instrText>HYPERLINK \l "_Toc496820067"</w:instrText>
        </w:r>
        <w:r w:rsidRPr="00001652">
          <w:rPr>
            <w:rStyle w:val="Hyperlink"/>
            <w:noProof/>
          </w:rPr>
          <w:instrText xml:space="preserve"> </w:instrText>
        </w:r>
        <w:r w:rsidRPr="00001652">
          <w:rPr>
            <w:rStyle w:val="Hyperlink"/>
            <w:noProof/>
          </w:rPr>
        </w:r>
        <w:r w:rsidRPr="00001652">
          <w:rPr>
            <w:rStyle w:val="Hyperlink"/>
            <w:noProof/>
          </w:rPr>
          <w:fldChar w:fldCharType="separate"/>
        </w:r>
        <w:r w:rsidRPr="00001652">
          <w:rPr>
            <w:rStyle w:val="Hyperlink"/>
            <w:noProof/>
          </w:rPr>
          <w:t>2.3.3</w:t>
        </w:r>
        <w:r>
          <w:rPr>
            <w:rFonts w:asciiTheme="minorHAnsi" w:eastAsiaTheme="minorEastAsia" w:hAnsiTheme="minorHAnsi" w:cstheme="minorBidi"/>
            <w:noProof/>
            <w:sz w:val="22"/>
            <w:szCs w:val="22"/>
            <w:lang w:val="en-AU" w:eastAsia="en-AU"/>
          </w:rPr>
          <w:tab/>
        </w:r>
        <w:r w:rsidRPr="00001652">
          <w:rPr>
            <w:rStyle w:val="Hyperlink"/>
            <w:noProof/>
          </w:rPr>
          <w:t>Constraints</w:t>
        </w:r>
        <w:r>
          <w:rPr>
            <w:noProof/>
            <w:webHidden/>
          </w:rPr>
          <w:tab/>
        </w:r>
        <w:r>
          <w:rPr>
            <w:noProof/>
            <w:webHidden/>
          </w:rPr>
          <w:fldChar w:fldCharType="begin"/>
        </w:r>
        <w:r>
          <w:rPr>
            <w:noProof/>
            <w:webHidden/>
          </w:rPr>
          <w:instrText xml:space="preserve"> PAGEREF _Toc496820067 \h </w:instrText>
        </w:r>
        <w:r>
          <w:rPr>
            <w:noProof/>
            <w:webHidden/>
          </w:rPr>
        </w:r>
      </w:ins>
      <w:r>
        <w:rPr>
          <w:noProof/>
          <w:webHidden/>
        </w:rPr>
        <w:fldChar w:fldCharType="separate"/>
      </w:r>
      <w:ins w:id="34" w:author="Heinrich, Danielle - heidl003" w:date="2017-10-26T22:25:00Z">
        <w:r>
          <w:rPr>
            <w:noProof/>
            <w:webHidden/>
          </w:rPr>
          <w:t>12</w:t>
        </w:r>
        <w:r>
          <w:rPr>
            <w:noProof/>
            <w:webHidden/>
          </w:rPr>
          <w:fldChar w:fldCharType="end"/>
        </w:r>
        <w:r w:rsidRPr="00001652">
          <w:rPr>
            <w:rStyle w:val="Hyperlink"/>
            <w:noProof/>
          </w:rPr>
          <w:fldChar w:fldCharType="end"/>
        </w:r>
      </w:ins>
    </w:p>
    <w:p w14:paraId="70FCE88A" w14:textId="3113BAB5" w:rsidR="00762D9B" w:rsidRDefault="00762D9B">
      <w:pPr>
        <w:pStyle w:val="TOC3"/>
        <w:tabs>
          <w:tab w:val="left" w:pos="1382"/>
        </w:tabs>
        <w:rPr>
          <w:ins w:id="35" w:author="Heinrich, Danielle - heidl003" w:date="2017-10-26T22:25:00Z"/>
          <w:rFonts w:asciiTheme="minorHAnsi" w:eastAsiaTheme="minorEastAsia" w:hAnsiTheme="minorHAnsi" w:cstheme="minorBidi"/>
          <w:noProof/>
          <w:sz w:val="22"/>
          <w:szCs w:val="22"/>
          <w:lang w:val="en-AU" w:eastAsia="en-AU"/>
        </w:rPr>
      </w:pPr>
      <w:ins w:id="36" w:author="Heinrich, Danielle - heidl003" w:date="2017-10-26T22:25:00Z">
        <w:r w:rsidRPr="00001652">
          <w:rPr>
            <w:rStyle w:val="Hyperlink"/>
            <w:noProof/>
          </w:rPr>
          <w:fldChar w:fldCharType="begin"/>
        </w:r>
        <w:r w:rsidRPr="00001652">
          <w:rPr>
            <w:rStyle w:val="Hyperlink"/>
            <w:noProof/>
          </w:rPr>
          <w:instrText xml:space="preserve"> </w:instrText>
        </w:r>
        <w:r>
          <w:rPr>
            <w:noProof/>
          </w:rPr>
          <w:instrText>HYPERLINK \l "_Toc496820068"</w:instrText>
        </w:r>
        <w:r w:rsidRPr="00001652">
          <w:rPr>
            <w:rStyle w:val="Hyperlink"/>
            <w:noProof/>
          </w:rPr>
          <w:instrText xml:space="preserve"> </w:instrText>
        </w:r>
        <w:r w:rsidRPr="00001652">
          <w:rPr>
            <w:rStyle w:val="Hyperlink"/>
            <w:noProof/>
          </w:rPr>
        </w:r>
        <w:r w:rsidRPr="00001652">
          <w:rPr>
            <w:rStyle w:val="Hyperlink"/>
            <w:noProof/>
          </w:rPr>
          <w:fldChar w:fldCharType="separate"/>
        </w:r>
        <w:r w:rsidRPr="00001652">
          <w:rPr>
            <w:rStyle w:val="Hyperlink"/>
            <w:noProof/>
          </w:rPr>
          <w:t>2.3.4</w:t>
        </w:r>
        <w:r>
          <w:rPr>
            <w:rFonts w:asciiTheme="minorHAnsi" w:eastAsiaTheme="minorEastAsia" w:hAnsiTheme="minorHAnsi" w:cstheme="minorBidi"/>
            <w:noProof/>
            <w:sz w:val="22"/>
            <w:szCs w:val="22"/>
            <w:lang w:val="en-AU" w:eastAsia="en-AU"/>
          </w:rPr>
          <w:tab/>
        </w:r>
        <w:r w:rsidRPr="00001652">
          <w:rPr>
            <w:rStyle w:val="Hyperlink"/>
            <w:noProof/>
          </w:rPr>
          <w:t>Assumptions</w:t>
        </w:r>
        <w:r>
          <w:rPr>
            <w:noProof/>
            <w:webHidden/>
          </w:rPr>
          <w:tab/>
        </w:r>
        <w:r>
          <w:rPr>
            <w:noProof/>
            <w:webHidden/>
          </w:rPr>
          <w:fldChar w:fldCharType="begin"/>
        </w:r>
        <w:r>
          <w:rPr>
            <w:noProof/>
            <w:webHidden/>
          </w:rPr>
          <w:instrText xml:space="preserve"> PAGEREF _Toc496820068 \h </w:instrText>
        </w:r>
        <w:r>
          <w:rPr>
            <w:noProof/>
            <w:webHidden/>
          </w:rPr>
        </w:r>
      </w:ins>
      <w:r>
        <w:rPr>
          <w:noProof/>
          <w:webHidden/>
        </w:rPr>
        <w:fldChar w:fldCharType="separate"/>
      </w:r>
      <w:ins w:id="37" w:author="Heinrich, Danielle - heidl003" w:date="2017-10-26T22:25:00Z">
        <w:r>
          <w:rPr>
            <w:noProof/>
            <w:webHidden/>
          </w:rPr>
          <w:t>13</w:t>
        </w:r>
        <w:r>
          <w:rPr>
            <w:noProof/>
            <w:webHidden/>
          </w:rPr>
          <w:fldChar w:fldCharType="end"/>
        </w:r>
        <w:r w:rsidRPr="00001652">
          <w:rPr>
            <w:rStyle w:val="Hyperlink"/>
            <w:noProof/>
          </w:rPr>
          <w:fldChar w:fldCharType="end"/>
        </w:r>
      </w:ins>
    </w:p>
    <w:p w14:paraId="3171DDC3" w14:textId="5B87174E" w:rsidR="00762D9B" w:rsidRDefault="00762D9B">
      <w:pPr>
        <w:pStyle w:val="TOC3"/>
        <w:tabs>
          <w:tab w:val="left" w:pos="1382"/>
        </w:tabs>
        <w:rPr>
          <w:ins w:id="38" w:author="Heinrich, Danielle - heidl003" w:date="2017-10-26T22:25:00Z"/>
          <w:rFonts w:asciiTheme="minorHAnsi" w:eastAsiaTheme="minorEastAsia" w:hAnsiTheme="minorHAnsi" w:cstheme="minorBidi"/>
          <w:noProof/>
          <w:sz w:val="22"/>
          <w:szCs w:val="22"/>
          <w:lang w:val="en-AU" w:eastAsia="en-AU"/>
        </w:rPr>
      </w:pPr>
      <w:ins w:id="39" w:author="Heinrich, Danielle - heidl003" w:date="2017-10-26T22:25:00Z">
        <w:r w:rsidRPr="00001652">
          <w:rPr>
            <w:rStyle w:val="Hyperlink"/>
            <w:noProof/>
          </w:rPr>
          <w:fldChar w:fldCharType="begin"/>
        </w:r>
        <w:r w:rsidRPr="00001652">
          <w:rPr>
            <w:rStyle w:val="Hyperlink"/>
            <w:noProof/>
          </w:rPr>
          <w:instrText xml:space="preserve"> </w:instrText>
        </w:r>
        <w:r>
          <w:rPr>
            <w:noProof/>
          </w:rPr>
          <w:instrText>HYPERLINK \l "_Toc496820069"</w:instrText>
        </w:r>
        <w:r w:rsidRPr="00001652">
          <w:rPr>
            <w:rStyle w:val="Hyperlink"/>
            <w:noProof/>
          </w:rPr>
          <w:instrText xml:space="preserve"> </w:instrText>
        </w:r>
        <w:r w:rsidRPr="00001652">
          <w:rPr>
            <w:rStyle w:val="Hyperlink"/>
            <w:noProof/>
          </w:rPr>
        </w:r>
        <w:r w:rsidRPr="00001652">
          <w:rPr>
            <w:rStyle w:val="Hyperlink"/>
            <w:noProof/>
          </w:rPr>
          <w:fldChar w:fldCharType="separate"/>
        </w:r>
        <w:r w:rsidRPr="00001652">
          <w:rPr>
            <w:rStyle w:val="Hyperlink"/>
            <w:noProof/>
          </w:rPr>
          <w:t>2.3.5</w:t>
        </w:r>
        <w:r>
          <w:rPr>
            <w:rFonts w:asciiTheme="minorHAnsi" w:eastAsiaTheme="minorEastAsia" w:hAnsiTheme="minorHAnsi" w:cstheme="minorBidi"/>
            <w:noProof/>
            <w:sz w:val="22"/>
            <w:szCs w:val="22"/>
            <w:lang w:val="en-AU" w:eastAsia="en-AU"/>
          </w:rPr>
          <w:tab/>
        </w:r>
        <w:r w:rsidRPr="00001652">
          <w:rPr>
            <w:rStyle w:val="Hyperlink"/>
            <w:noProof/>
          </w:rPr>
          <w:t>Preliminary Scope Statement</w:t>
        </w:r>
        <w:r>
          <w:rPr>
            <w:noProof/>
            <w:webHidden/>
          </w:rPr>
          <w:tab/>
        </w:r>
        <w:r>
          <w:rPr>
            <w:noProof/>
            <w:webHidden/>
          </w:rPr>
          <w:fldChar w:fldCharType="begin"/>
        </w:r>
        <w:r>
          <w:rPr>
            <w:noProof/>
            <w:webHidden/>
          </w:rPr>
          <w:instrText xml:space="preserve"> PAGEREF _Toc496820069 \h </w:instrText>
        </w:r>
        <w:r>
          <w:rPr>
            <w:noProof/>
            <w:webHidden/>
          </w:rPr>
        </w:r>
      </w:ins>
      <w:r>
        <w:rPr>
          <w:noProof/>
          <w:webHidden/>
        </w:rPr>
        <w:fldChar w:fldCharType="separate"/>
      </w:r>
      <w:ins w:id="40" w:author="Heinrich, Danielle - heidl003" w:date="2017-10-26T22:25:00Z">
        <w:r>
          <w:rPr>
            <w:noProof/>
            <w:webHidden/>
          </w:rPr>
          <w:t>13</w:t>
        </w:r>
        <w:r>
          <w:rPr>
            <w:noProof/>
            <w:webHidden/>
          </w:rPr>
          <w:fldChar w:fldCharType="end"/>
        </w:r>
        <w:r w:rsidRPr="00001652">
          <w:rPr>
            <w:rStyle w:val="Hyperlink"/>
            <w:noProof/>
          </w:rPr>
          <w:fldChar w:fldCharType="end"/>
        </w:r>
      </w:ins>
    </w:p>
    <w:p w14:paraId="78553D68" w14:textId="0C95EA21" w:rsidR="00762D9B" w:rsidRDefault="00762D9B">
      <w:pPr>
        <w:pStyle w:val="TOC2"/>
        <w:rPr>
          <w:ins w:id="41" w:author="Heinrich, Danielle - heidl003" w:date="2017-10-26T22:25:00Z"/>
          <w:rFonts w:asciiTheme="minorHAnsi" w:eastAsiaTheme="minorEastAsia" w:hAnsiTheme="minorHAnsi" w:cstheme="minorBidi"/>
          <w:sz w:val="22"/>
          <w:szCs w:val="22"/>
          <w:lang w:val="en-AU" w:eastAsia="en-AU"/>
        </w:rPr>
      </w:pPr>
      <w:ins w:id="42" w:author="Heinrich, Danielle - heidl003" w:date="2017-10-26T22:25:00Z">
        <w:r w:rsidRPr="00001652">
          <w:rPr>
            <w:rStyle w:val="Hyperlink"/>
          </w:rPr>
          <w:fldChar w:fldCharType="begin"/>
        </w:r>
        <w:r w:rsidRPr="00001652">
          <w:rPr>
            <w:rStyle w:val="Hyperlink"/>
          </w:rPr>
          <w:instrText xml:space="preserve"> </w:instrText>
        </w:r>
        <w:r>
          <w:instrText>HYPERLINK \l "_Toc496820070"</w:instrText>
        </w:r>
        <w:r w:rsidRPr="00001652">
          <w:rPr>
            <w:rStyle w:val="Hyperlink"/>
          </w:rPr>
          <w:instrText xml:space="preserve"> </w:instrText>
        </w:r>
        <w:r w:rsidRPr="00001652">
          <w:rPr>
            <w:rStyle w:val="Hyperlink"/>
          </w:rPr>
        </w:r>
        <w:r w:rsidRPr="00001652">
          <w:rPr>
            <w:rStyle w:val="Hyperlink"/>
          </w:rPr>
          <w:fldChar w:fldCharType="separate"/>
        </w:r>
        <w:r w:rsidRPr="00001652">
          <w:rPr>
            <w:rStyle w:val="Hyperlink"/>
          </w:rPr>
          <w:t>2.4</w:t>
        </w:r>
        <w:r>
          <w:rPr>
            <w:rFonts w:asciiTheme="minorHAnsi" w:eastAsiaTheme="minorEastAsia" w:hAnsiTheme="minorHAnsi" w:cstheme="minorBidi"/>
            <w:sz w:val="22"/>
            <w:szCs w:val="22"/>
            <w:lang w:val="en-AU" w:eastAsia="en-AU"/>
          </w:rPr>
          <w:tab/>
        </w:r>
        <w:r w:rsidRPr="00001652">
          <w:rPr>
            <w:rStyle w:val="Hyperlink"/>
          </w:rPr>
          <w:t>Risks</w:t>
        </w:r>
        <w:r>
          <w:rPr>
            <w:webHidden/>
          </w:rPr>
          <w:tab/>
        </w:r>
        <w:r>
          <w:rPr>
            <w:webHidden/>
          </w:rPr>
          <w:fldChar w:fldCharType="begin"/>
        </w:r>
        <w:r>
          <w:rPr>
            <w:webHidden/>
          </w:rPr>
          <w:instrText xml:space="preserve"> PAGEREF _Toc496820070 \h </w:instrText>
        </w:r>
        <w:r>
          <w:rPr>
            <w:webHidden/>
          </w:rPr>
        </w:r>
      </w:ins>
      <w:r>
        <w:rPr>
          <w:webHidden/>
        </w:rPr>
        <w:fldChar w:fldCharType="separate"/>
      </w:r>
      <w:ins w:id="43" w:author="Heinrich, Danielle - heidl003" w:date="2017-10-26T22:25:00Z">
        <w:r>
          <w:rPr>
            <w:webHidden/>
          </w:rPr>
          <w:t>14</w:t>
        </w:r>
        <w:r>
          <w:rPr>
            <w:webHidden/>
          </w:rPr>
          <w:fldChar w:fldCharType="end"/>
        </w:r>
        <w:r w:rsidRPr="00001652">
          <w:rPr>
            <w:rStyle w:val="Hyperlink"/>
          </w:rPr>
          <w:fldChar w:fldCharType="end"/>
        </w:r>
      </w:ins>
    </w:p>
    <w:p w14:paraId="7921A821" w14:textId="37E13905" w:rsidR="00762D9B" w:rsidRDefault="00762D9B">
      <w:pPr>
        <w:pStyle w:val="TOC2"/>
        <w:rPr>
          <w:ins w:id="44" w:author="Heinrich, Danielle - heidl003" w:date="2017-10-26T22:25:00Z"/>
          <w:rFonts w:asciiTheme="minorHAnsi" w:eastAsiaTheme="minorEastAsia" w:hAnsiTheme="minorHAnsi" w:cstheme="minorBidi"/>
          <w:sz w:val="22"/>
          <w:szCs w:val="22"/>
          <w:lang w:val="en-AU" w:eastAsia="en-AU"/>
        </w:rPr>
      </w:pPr>
      <w:ins w:id="45" w:author="Heinrich, Danielle - heidl003" w:date="2017-10-26T22:25:00Z">
        <w:r w:rsidRPr="00001652">
          <w:rPr>
            <w:rStyle w:val="Hyperlink"/>
          </w:rPr>
          <w:fldChar w:fldCharType="begin"/>
        </w:r>
        <w:r w:rsidRPr="00001652">
          <w:rPr>
            <w:rStyle w:val="Hyperlink"/>
          </w:rPr>
          <w:instrText xml:space="preserve"> </w:instrText>
        </w:r>
        <w:r>
          <w:instrText>HYPERLINK \l "_Toc496820071"</w:instrText>
        </w:r>
        <w:r w:rsidRPr="00001652">
          <w:rPr>
            <w:rStyle w:val="Hyperlink"/>
          </w:rPr>
          <w:instrText xml:space="preserve"> </w:instrText>
        </w:r>
        <w:r w:rsidRPr="00001652">
          <w:rPr>
            <w:rStyle w:val="Hyperlink"/>
          </w:rPr>
        </w:r>
        <w:r w:rsidRPr="00001652">
          <w:rPr>
            <w:rStyle w:val="Hyperlink"/>
          </w:rPr>
          <w:fldChar w:fldCharType="separate"/>
        </w:r>
        <w:r w:rsidRPr="00001652">
          <w:rPr>
            <w:rStyle w:val="Hyperlink"/>
          </w:rPr>
          <w:t>2.5</w:t>
        </w:r>
        <w:r>
          <w:rPr>
            <w:rFonts w:asciiTheme="minorHAnsi" w:eastAsiaTheme="minorEastAsia" w:hAnsiTheme="minorHAnsi" w:cstheme="minorBidi"/>
            <w:sz w:val="22"/>
            <w:szCs w:val="22"/>
            <w:lang w:val="en-AU" w:eastAsia="en-AU"/>
          </w:rPr>
          <w:tab/>
        </w:r>
        <w:r w:rsidRPr="00001652">
          <w:rPr>
            <w:rStyle w:val="Hyperlink"/>
          </w:rPr>
          <w:t>Project Deliverables</w:t>
        </w:r>
        <w:r>
          <w:rPr>
            <w:webHidden/>
          </w:rPr>
          <w:tab/>
        </w:r>
        <w:r>
          <w:rPr>
            <w:webHidden/>
          </w:rPr>
          <w:fldChar w:fldCharType="begin"/>
        </w:r>
        <w:r>
          <w:rPr>
            <w:webHidden/>
          </w:rPr>
          <w:instrText xml:space="preserve"> PAGEREF _Toc496820071 \h </w:instrText>
        </w:r>
        <w:r>
          <w:rPr>
            <w:webHidden/>
          </w:rPr>
        </w:r>
      </w:ins>
      <w:r>
        <w:rPr>
          <w:webHidden/>
        </w:rPr>
        <w:fldChar w:fldCharType="separate"/>
      </w:r>
      <w:ins w:id="46" w:author="Heinrich, Danielle - heidl003" w:date="2017-10-26T22:25:00Z">
        <w:r>
          <w:rPr>
            <w:webHidden/>
          </w:rPr>
          <w:t>14</w:t>
        </w:r>
        <w:r>
          <w:rPr>
            <w:webHidden/>
          </w:rPr>
          <w:fldChar w:fldCharType="end"/>
        </w:r>
        <w:r w:rsidRPr="00001652">
          <w:rPr>
            <w:rStyle w:val="Hyperlink"/>
          </w:rPr>
          <w:fldChar w:fldCharType="end"/>
        </w:r>
      </w:ins>
    </w:p>
    <w:p w14:paraId="1B3BE2D1" w14:textId="55FFE544" w:rsidR="00762D9B" w:rsidRDefault="00762D9B">
      <w:pPr>
        <w:pStyle w:val="TOC2"/>
        <w:rPr>
          <w:ins w:id="47" w:author="Heinrich, Danielle - heidl003" w:date="2017-10-26T22:25:00Z"/>
          <w:rFonts w:asciiTheme="minorHAnsi" w:eastAsiaTheme="minorEastAsia" w:hAnsiTheme="minorHAnsi" w:cstheme="minorBidi"/>
          <w:sz w:val="22"/>
          <w:szCs w:val="22"/>
          <w:lang w:val="en-AU" w:eastAsia="en-AU"/>
        </w:rPr>
      </w:pPr>
      <w:ins w:id="48" w:author="Heinrich, Danielle - heidl003" w:date="2017-10-26T22:25:00Z">
        <w:r w:rsidRPr="00001652">
          <w:rPr>
            <w:rStyle w:val="Hyperlink"/>
          </w:rPr>
          <w:fldChar w:fldCharType="begin"/>
        </w:r>
        <w:r w:rsidRPr="00001652">
          <w:rPr>
            <w:rStyle w:val="Hyperlink"/>
          </w:rPr>
          <w:instrText xml:space="preserve"> </w:instrText>
        </w:r>
        <w:r>
          <w:instrText>HYPERLINK \l "_Toc496820072"</w:instrText>
        </w:r>
        <w:r w:rsidRPr="00001652">
          <w:rPr>
            <w:rStyle w:val="Hyperlink"/>
          </w:rPr>
          <w:instrText xml:space="preserve"> </w:instrText>
        </w:r>
        <w:r w:rsidRPr="00001652">
          <w:rPr>
            <w:rStyle w:val="Hyperlink"/>
          </w:rPr>
        </w:r>
        <w:r w:rsidRPr="00001652">
          <w:rPr>
            <w:rStyle w:val="Hyperlink"/>
          </w:rPr>
          <w:fldChar w:fldCharType="separate"/>
        </w:r>
        <w:r w:rsidRPr="00001652">
          <w:rPr>
            <w:rStyle w:val="Hyperlink"/>
          </w:rPr>
          <w:t>2.6</w:t>
        </w:r>
        <w:r>
          <w:rPr>
            <w:rFonts w:asciiTheme="minorHAnsi" w:eastAsiaTheme="minorEastAsia" w:hAnsiTheme="minorHAnsi" w:cstheme="minorBidi"/>
            <w:sz w:val="22"/>
            <w:szCs w:val="22"/>
            <w:lang w:val="en-AU" w:eastAsia="en-AU"/>
          </w:rPr>
          <w:tab/>
        </w:r>
        <w:r w:rsidRPr="00001652">
          <w:rPr>
            <w:rStyle w:val="Hyperlink"/>
          </w:rPr>
          <w:t>Summary Milestone Schedule</w:t>
        </w:r>
        <w:r>
          <w:rPr>
            <w:webHidden/>
          </w:rPr>
          <w:tab/>
        </w:r>
        <w:r>
          <w:rPr>
            <w:webHidden/>
          </w:rPr>
          <w:fldChar w:fldCharType="begin"/>
        </w:r>
        <w:r>
          <w:rPr>
            <w:webHidden/>
          </w:rPr>
          <w:instrText xml:space="preserve"> PAGEREF _Toc496820072 \h </w:instrText>
        </w:r>
        <w:r>
          <w:rPr>
            <w:webHidden/>
          </w:rPr>
        </w:r>
      </w:ins>
      <w:r>
        <w:rPr>
          <w:webHidden/>
        </w:rPr>
        <w:fldChar w:fldCharType="separate"/>
      </w:r>
      <w:ins w:id="49" w:author="Heinrich, Danielle - heidl003" w:date="2017-10-26T22:25:00Z">
        <w:r>
          <w:rPr>
            <w:webHidden/>
          </w:rPr>
          <w:t>15</w:t>
        </w:r>
        <w:r>
          <w:rPr>
            <w:webHidden/>
          </w:rPr>
          <w:fldChar w:fldCharType="end"/>
        </w:r>
        <w:r w:rsidRPr="00001652">
          <w:rPr>
            <w:rStyle w:val="Hyperlink"/>
          </w:rPr>
          <w:fldChar w:fldCharType="end"/>
        </w:r>
      </w:ins>
    </w:p>
    <w:p w14:paraId="637923E5" w14:textId="0CCDFD51" w:rsidR="00762D9B" w:rsidRDefault="00762D9B">
      <w:pPr>
        <w:pStyle w:val="TOC2"/>
        <w:rPr>
          <w:ins w:id="50" w:author="Heinrich, Danielle - heidl003" w:date="2017-10-26T22:25:00Z"/>
          <w:rFonts w:asciiTheme="minorHAnsi" w:eastAsiaTheme="minorEastAsia" w:hAnsiTheme="minorHAnsi" w:cstheme="minorBidi"/>
          <w:sz w:val="22"/>
          <w:szCs w:val="22"/>
          <w:lang w:val="en-AU" w:eastAsia="en-AU"/>
        </w:rPr>
      </w:pPr>
      <w:ins w:id="51" w:author="Heinrich, Danielle - heidl003" w:date="2017-10-26T22:25:00Z">
        <w:r w:rsidRPr="00001652">
          <w:rPr>
            <w:rStyle w:val="Hyperlink"/>
          </w:rPr>
          <w:fldChar w:fldCharType="begin"/>
        </w:r>
        <w:r w:rsidRPr="00001652">
          <w:rPr>
            <w:rStyle w:val="Hyperlink"/>
          </w:rPr>
          <w:instrText xml:space="preserve"> </w:instrText>
        </w:r>
        <w:r>
          <w:instrText>HYPERLINK \l "_Toc496820073"</w:instrText>
        </w:r>
        <w:r w:rsidRPr="00001652">
          <w:rPr>
            <w:rStyle w:val="Hyperlink"/>
          </w:rPr>
          <w:instrText xml:space="preserve"> </w:instrText>
        </w:r>
        <w:r w:rsidRPr="00001652">
          <w:rPr>
            <w:rStyle w:val="Hyperlink"/>
          </w:rPr>
        </w:r>
        <w:r w:rsidRPr="00001652">
          <w:rPr>
            <w:rStyle w:val="Hyperlink"/>
          </w:rPr>
          <w:fldChar w:fldCharType="separate"/>
        </w:r>
        <w:r w:rsidRPr="00001652">
          <w:rPr>
            <w:rStyle w:val="Hyperlink"/>
          </w:rPr>
          <w:t>2.7</w:t>
        </w:r>
        <w:r>
          <w:rPr>
            <w:rFonts w:asciiTheme="minorHAnsi" w:eastAsiaTheme="minorEastAsia" w:hAnsiTheme="minorHAnsi" w:cstheme="minorBidi"/>
            <w:sz w:val="22"/>
            <w:szCs w:val="22"/>
            <w:lang w:val="en-AU" w:eastAsia="en-AU"/>
          </w:rPr>
          <w:tab/>
        </w:r>
        <w:r w:rsidRPr="00001652">
          <w:rPr>
            <w:rStyle w:val="Hyperlink"/>
          </w:rPr>
          <w:t>Summary Budget</w:t>
        </w:r>
        <w:r>
          <w:rPr>
            <w:webHidden/>
          </w:rPr>
          <w:tab/>
        </w:r>
        <w:r>
          <w:rPr>
            <w:webHidden/>
          </w:rPr>
          <w:fldChar w:fldCharType="begin"/>
        </w:r>
        <w:r>
          <w:rPr>
            <w:webHidden/>
          </w:rPr>
          <w:instrText xml:space="preserve"> PAGEREF _Toc496820073 \h </w:instrText>
        </w:r>
        <w:r>
          <w:rPr>
            <w:webHidden/>
          </w:rPr>
        </w:r>
      </w:ins>
      <w:r>
        <w:rPr>
          <w:webHidden/>
        </w:rPr>
        <w:fldChar w:fldCharType="separate"/>
      </w:r>
      <w:ins w:id="52" w:author="Heinrich, Danielle - heidl003" w:date="2017-10-26T22:25:00Z">
        <w:r>
          <w:rPr>
            <w:webHidden/>
          </w:rPr>
          <w:t>17</w:t>
        </w:r>
        <w:r>
          <w:rPr>
            <w:webHidden/>
          </w:rPr>
          <w:fldChar w:fldCharType="end"/>
        </w:r>
        <w:r w:rsidRPr="00001652">
          <w:rPr>
            <w:rStyle w:val="Hyperlink"/>
          </w:rPr>
          <w:fldChar w:fldCharType="end"/>
        </w:r>
      </w:ins>
    </w:p>
    <w:p w14:paraId="3962FC55" w14:textId="35D0F402" w:rsidR="00762D9B" w:rsidRDefault="00762D9B">
      <w:pPr>
        <w:pStyle w:val="TOC2"/>
        <w:rPr>
          <w:ins w:id="53" w:author="Heinrich, Danielle - heidl003" w:date="2017-10-26T22:25:00Z"/>
          <w:rFonts w:asciiTheme="minorHAnsi" w:eastAsiaTheme="minorEastAsia" w:hAnsiTheme="minorHAnsi" w:cstheme="minorBidi"/>
          <w:sz w:val="22"/>
          <w:szCs w:val="22"/>
          <w:lang w:val="en-AU" w:eastAsia="en-AU"/>
        </w:rPr>
      </w:pPr>
      <w:ins w:id="54" w:author="Heinrich, Danielle - heidl003" w:date="2017-10-26T22:25:00Z">
        <w:r w:rsidRPr="00001652">
          <w:rPr>
            <w:rStyle w:val="Hyperlink"/>
          </w:rPr>
          <w:fldChar w:fldCharType="begin"/>
        </w:r>
        <w:r w:rsidRPr="00001652">
          <w:rPr>
            <w:rStyle w:val="Hyperlink"/>
          </w:rPr>
          <w:instrText xml:space="preserve"> </w:instrText>
        </w:r>
        <w:r>
          <w:instrText>HYPERLINK \l "_Toc496820074"</w:instrText>
        </w:r>
        <w:r w:rsidRPr="00001652">
          <w:rPr>
            <w:rStyle w:val="Hyperlink"/>
          </w:rPr>
          <w:instrText xml:space="preserve"> </w:instrText>
        </w:r>
        <w:r w:rsidRPr="00001652">
          <w:rPr>
            <w:rStyle w:val="Hyperlink"/>
          </w:rPr>
        </w:r>
        <w:r w:rsidRPr="00001652">
          <w:rPr>
            <w:rStyle w:val="Hyperlink"/>
          </w:rPr>
          <w:fldChar w:fldCharType="separate"/>
        </w:r>
        <w:r w:rsidRPr="00001652">
          <w:rPr>
            <w:rStyle w:val="Hyperlink"/>
          </w:rPr>
          <w:t>2.8</w:t>
        </w:r>
        <w:r>
          <w:rPr>
            <w:rFonts w:asciiTheme="minorHAnsi" w:eastAsiaTheme="minorEastAsia" w:hAnsiTheme="minorHAnsi" w:cstheme="minorBidi"/>
            <w:sz w:val="22"/>
            <w:szCs w:val="22"/>
            <w:lang w:val="en-AU" w:eastAsia="en-AU"/>
          </w:rPr>
          <w:tab/>
        </w:r>
        <w:r w:rsidRPr="00001652">
          <w:rPr>
            <w:rStyle w:val="Hyperlink"/>
          </w:rPr>
          <w:t>Project Approval Requirements</w:t>
        </w:r>
        <w:r>
          <w:rPr>
            <w:webHidden/>
          </w:rPr>
          <w:tab/>
        </w:r>
        <w:r>
          <w:rPr>
            <w:webHidden/>
          </w:rPr>
          <w:fldChar w:fldCharType="begin"/>
        </w:r>
        <w:r>
          <w:rPr>
            <w:webHidden/>
          </w:rPr>
          <w:instrText xml:space="preserve"> PAGEREF _Toc496820074 \h </w:instrText>
        </w:r>
        <w:r>
          <w:rPr>
            <w:webHidden/>
          </w:rPr>
        </w:r>
      </w:ins>
      <w:r>
        <w:rPr>
          <w:webHidden/>
        </w:rPr>
        <w:fldChar w:fldCharType="separate"/>
      </w:r>
      <w:ins w:id="55" w:author="Heinrich, Danielle - heidl003" w:date="2017-10-26T22:25:00Z">
        <w:r>
          <w:rPr>
            <w:webHidden/>
          </w:rPr>
          <w:t>17</w:t>
        </w:r>
        <w:r>
          <w:rPr>
            <w:webHidden/>
          </w:rPr>
          <w:fldChar w:fldCharType="end"/>
        </w:r>
        <w:r w:rsidRPr="00001652">
          <w:rPr>
            <w:rStyle w:val="Hyperlink"/>
          </w:rPr>
          <w:fldChar w:fldCharType="end"/>
        </w:r>
      </w:ins>
    </w:p>
    <w:p w14:paraId="25771130" w14:textId="2751AC21" w:rsidR="00762D9B" w:rsidRDefault="00762D9B">
      <w:pPr>
        <w:pStyle w:val="TOC2"/>
        <w:rPr>
          <w:ins w:id="56" w:author="Heinrich, Danielle - heidl003" w:date="2017-10-26T22:25:00Z"/>
          <w:rFonts w:asciiTheme="minorHAnsi" w:eastAsiaTheme="minorEastAsia" w:hAnsiTheme="minorHAnsi" w:cstheme="minorBidi"/>
          <w:sz w:val="22"/>
          <w:szCs w:val="22"/>
          <w:lang w:val="en-AU" w:eastAsia="en-AU"/>
        </w:rPr>
      </w:pPr>
      <w:ins w:id="57" w:author="Heinrich, Danielle - heidl003" w:date="2017-10-26T22:25:00Z">
        <w:r w:rsidRPr="00001652">
          <w:rPr>
            <w:rStyle w:val="Hyperlink"/>
          </w:rPr>
          <w:fldChar w:fldCharType="begin"/>
        </w:r>
        <w:r w:rsidRPr="00001652">
          <w:rPr>
            <w:rStyle w:val="Hyperlink"/>
          </w:rPr>
          <w:instrText xml:space="preserve"> </w:instrText>
        </w:r>
        <w:r>
          <w:instrText>HYPERLINK \l "_Toc496820075"</w:instrText>
        </w:r>
        <w:r w:rsidRPr="00001652">
          <w:rPr>
            <w:rStyle w:val="Hyperlink"/>
          </w:rPr>
          <w:instrText xml:space="preserve"> </w:instrText>
        </w:r>
        <w:r w:rsidRPr="00001652">
          <w:rPr>
            <w:rStyle w:val="Hyperlink"/>
          </w:rPr>
        </w:r>
        <w:r w:rsidRPr="00001652">
          <w:rPr>
            <w:rStyle w:val="Hyperlink"/>
          </w:rPr>
          <w:fldChar w:fldCharType="separate"/>
        </w:r>
        <w:r w:rsidRPr="00001652">
          <w:rPr>
            <w:rStyle w:val="Hyperlink"/>
          </w:rPr>
          <w:t>2.9</w:t>
        </w:r>
        <w:r>
          <w:rPr>
            <w:rFonts w:asciiTheme="minorHAnsi" w:eastAsiaTheme="minorEastAsia" w:hAnsiTheme="minorHAnsi" w:cstheme="minorBidi"/>
            <w:sz w:val="22"/>
            <w:szCs w:val="22"/>
            <w:lang w:val="en-AU" w:eastAsia="en-AU"/>
          </w:rPr>
          <w:tab/>
        </w:r>
        <w:r w:rsidRPr="00001652">
          <w:rPr>
            <w:rStyle w:val="Hyperlink"/>
          </w:rPr>
          <w:t>Project Manager</w:t>
        </w:r>
        <w:r>
          <w:rPr>
            <w:webHidden/>
          </w:rPr>
          <w:tab/>
        </w:r>
        <w:r>
          <w:rPr>
            <w:webHidden/>
          </w:rPr>
          <w:fldChar w:fldCharType="begin"/>
        </w:r>
        <w:r>
          <w:rPr>
            <w:webHidden/>
          </w:rPr>
          <w:instrText xml:space="preserve"> PAGEREF _Toc496820075 \h </w:instrText>
        </w:r>
        <w:r>
          <w:rPr>
            <w:webHidden/>
          </w:rPr>
        </w:r>
      </w:ins>
      <w:r>
        <w:rPr>
          <w:webHidden/>
        </w:rPr>
        <w:fldChar w:fldCharType="separate"/>
      </w:r>
      <w:ins w:id="58" w:author="Heinrich, Danielle - heidl003" w:date="2017-10-26T22:25:00Z">
        <w:r>
          <w:rPr>
            <w:webHidden/>
          </w:rPr>
          <w:t>18</w:t>
        </w:r>
        <w:r>
          <w:rPr>
            <w:webHidden/>
          </w:rPr>
          <w:fldChar w:fldCharType="end"/>
        </w:r>
        <w:r w:rsidRPr="00001652">
          <w:rPr>
            <w:rStyle w:val="Hyperlink"/>
          </w:rPr>
          <w:fldChar w:fldCharType="end"/>
        </w:r>
      </w:ins>
    </w:p>
    <w:p w14:paraId="63DB1CC7" w14:textId="02EA74C9" w:rsidR="00762D9B" w:rsidRDefault="00762D9B">
      <w:pPr>
        <w:pStyle w:val="TOC1"/>
        <w:rPr>
          <w:ins w:id="59" w:author="Heinrich, Danielle - heidl003" w:date="2017-10-26T22:25:00Z"/>
          <w:rFonts w:asciiTheme="minorHAnsi" w:eastAsiaTheme="minorEastAsia" w:hAnsiTheme="minorHAnsi" w:cstheme="minorBidi"/>
          <w:b w:val="0"/>
          <w:sz w:val="22"/>
          <w:szCs w:val="22"/>
          <w:lang w:val="en-AU" w:eastAsia="en-AU"/>
        </w:rPr>
      </w:pPr>
      <w:ins w:id="60" w:author="Heinrich, Danielle - heidl003" w:date="2017-10-26T22:25:00Z">
        <w:r w:rsidRPr="00001652">
          <w:rPr>
            <w:rStyle w:val="Hyperlink"/>
          </w:rPr>
          <w:fldChar w:fldCharType="begin"/>
        </w:r>
        <w:r w:rsidRPr="00001652">
          <w:rPr>
            <w:rStyle w:val="Hyperlink"/>
          </w:rPr>
          <w:instrText xml:space="preserve"> </w:instrText>
        </w:r>
        <w:r>
          <w:instrText>HYPERLINK \l "_Toc496820076"</w:instrText>
        </w:r>
        <w:r w:rsidRPr="00001652">
          <w:rPr>
            <w:rStyle w:val="Hyperlink"/>
          </w:rPr>
          <w:instrText xml:space="preserve"> </w:instrText>
        </w:r>
        <w:r w:rsidRPr="00001652">
          <w:rPr>
            <w:rStyle w:val="Hyperlink"/>
          </w:rPr>
        </w:r>
        <w:r w:rsidRPr="00001652">
          <w:rPr>
            <w:rStyle w:val="Hyperlink"/>
          </w:rPr>
          <w:fldChar w:fldCharType="separate"/>
        </w:r>
        <w:r w:rsidRPr="00001652">
          <w:rPr>
            <w:rStyle w:val="Hyperlink"/>
          </w:rPr>
          <w:t>3.</w:t>
        </w:r>
        <w:r>
          <w:rPr>
            <w:rFonts w:asciiTheme="minorHAnsi" w:eastAsiaTheme="minorEastAsia" w:hAnsiTheme="minorHAnsi" w:cstheme="minorBidi"/>
            <w:b w:val="0"/>
            <w:sz w:val="22"/>
            <w:szCs w:val="22"/>
            <w:lang w:val="en-AU" w:eastAsia="en-AU"/>
          </w:rPr>
          <w:tab/>
        </w:r>
        <w:r w:rsidRPr="00001652">
          <w:rPr>
            <w:rStyle w:val="Hyperlink"/>
          </w:rPr>
          <w:t>System Requirements</w:t>
        </w:r>
        <w:r>
          <w:rPr>
            <w:webHidden/>
          </w:rPr>
          <w:tab/>
        </w:r>
        <w:r>
          <w:rPr>
            <w:webHidden/>
          </w:rPr>
          <w:fldChar w:fldCharType="begin"/>
        </w:r>
        <w:r>
          <w:rPr>
            <w:webHidden/>
          </w:rPr>
          <w:instrText xml:space="preserve"> PAGEREF _Toc496820076 \h </w:instrText>
        </w:r>
        <w:r>
          <w:rPr>
            <w:webHidden/>
          </w:rPr>
        </w:r>
      </w:ins>
      <w:r>
        <w:rPr>
          <w:webHidden/>
        </w:rPr>
        <w:fldChar w:fldCharType="separate"/>
      </w:r>
      <w:ins w:id="61" w:author="Heinrich, Danielle - heidl003" w:date="2017-10-26T22:25:00Z">
        <w:r>
          <w:rPr>
            <w:webHidden/>
          </w:rPr>
          <w:t>19</w:t>
        </w:r>
        <w:r>
          <w:rPr>
            <w:webHidden/>
          </w:rPr>
          <w:fldChar w:fldCharType="end"/>
        </w:r>
        <w:r w:rsidRPr="00001652">
          <w:rPr>
            <w:rStyle w:val="Hyperlink"/>
          </w:rPr>
          <w:fldChar w:fldCharType="end"/>
        </w:r>
      </w:ins>
    </w:p>
    <w:p w14:paraId="67EBDCED" w14:textId="2F67B9F4" w:rsidR="00762D9B" w:rsidRDefault="00762D9B">
      <w:pPr>
        <w:pStyle w:val="TOC2"/>
        <w:rPr>
          <w:ins w:id="62" w:author="Heinrich, Danielle - heidl003" w:date="2017-10-26T22:25:00Z"/>
          <w:rFonts w:asciiTheme="minorHAnsi" w:eastAsiaTheme="minorEastAsia" w:hAnsiTheme="minorHAnsi" w:cstheme="minorBidi"/>
          <w:sz w:val="22"/>
          <w:szCs w:val="22"/>
          <w:lang w:val="en-AU" w:eastAsia="en-AU"/>
        </w:rPr>
      </w:pPr>
      <w:ins w:id="63" w:author="Heinrich, Danielle - heidl003" w:date="2017-10-26T22:25:00Z">
        <w:r w:rsidRPr="00001652">
          <w:rPr>
            <w:rStyle w:val="Hyperlink"/>
          </w:rPr>
          <w:fldChar w:fldCharType="begin"/>
        </w:r>
        <w:r w:rsidRPr="00001652">
          <w:rPr>
            <w:rStyle w:val="Hyperlink"/>
          </w:rPr>
          <w:instrText xml:space="preserve"> </w:instrText>
        </w:r>
        <w:r>
          <w:instrText>HYPERLINK \l "_Toc496820077"</w:instrText>
        </w:r>
        <w:r w:rsidRPr="00001652">
          <w:rPr>
            <w:rStyle w:val="Hyperlink"/>
          </w:rPr>
          <w:instrText xml:space="preserve"> </w:instrText>
        </w:r>
        <w:r w:rsidRPr="00001652">
          <w:rPr>
            <w:rStyle w:val="Hyperlink"/>
          </w:rPr>
        </w:r>
        <w:r w:rsidRPr="00001652">
          <w:rPr>
            <w:rStyle w:val="Hyperlink"/>
          </w:rPr>
          <w:fldChar w:fldCharType="separate"/>
        </w:r>
        <w:r w:rsidRPr="00001652">
          <w:rPr>
            <w:rStyle w:val="Hyperlink"/>
          </w:rPr>
          <w:t>3.1</w:t>
        </w:r>
        <w:r>
          <w:rPr>
            <w:rFonts w:asciiTheme="minorHAnsi" w:eastAsiaTheme="minorEastAsia" w:hAnsiTheme="minorHAnsi" w:cstheme="minorBidi"/>
            <w:sz w:val="22"/>
            <w:szCs w:val="22"/>
            <w:lang w:val="en-AU" w:eastAsia="en-AU"/>
          </w:rPr>
          <w:tab/>
        </w:r>
        <w:r w:rsidRPr="00001652">
          <w:rPr>
            <w:rStyle w:val="Hyperlink"/>
          </w:rPr>
          <w:t>Functional Requirements</w:t>
        </w:r>
        <w:r>
          <w:rPr>
            <w:webHidden/>
          </w:rPr>
          <w:tab/>
        </w:r>
        <w:r>
          <w:rPr>
            <w:webHidden/>
          </w:rPr>
          <w:fldChar w:fldCharType="begin"/>
        </w:r>
        <w:r>
          <w:rPr>
            <w:webHidden/>
          </w:rPr>
          <w:instrText xml:space="preserve"> PAGEREF _Toc496820077 \h </w:instrText>
        </w:r>
        <w:r>
          <w:rPr>
            <w:webHidden/>
          </w:rPr>
        </w:r>
      </w:ins>
      <w:r>
        <w:rPr>
          <w:webHidden/>
        </w:rPr>
        <w:fldChar w:fldCharType="separate"/>
      </w:r>
      <w:ins w:id="64" w:author="Heinrich, Danielle - heidl003" w:date="2017-10-26T22:25:00Z">
        <w:r>
          <w:rPr>
            <w:webHidden/>
          </w:rPr>
          <w:t>19</w:t>
        </w:r>
        <w:r>
          <w:rPr>
            <w:webHidden/>
          </w:rPr>
          <w:fldChar w:fldCharType="end"/>
        </w:r>
        <w:r w:rsidRPr="00001652">
          <w:rPr>
            <w:rStyle w:val="Hyperlink"/>
          </w:rPr>
          <w:fldChar w:fldCharType="end"/>
        </w:r>
      </w:ins>
    </w:p>
    <w:p w14:paraId="5E8759BF" w14:textId="1F621A0E" w:rsidR="00762D9B" w:rsidRDefault="00762D9B">
      <w:pPr>
        <w:pStyle w:val="TOC3"/>
        <w:tabs>
          <w:tab w:val="left" w:pos="1382"/>
        </w:tabs>
        <w:rPr>
          <w:ins w:id="65" w:author="Heinrich, Danielle - heidl003" w:date="2017-10-26T22:25:00Z"/>
          <w:rFonts w:asciiTheme="minorHAnsi" w:eastAsiaTheme="minorEastAsia" w:hAnsiTheme="minorHAnsi" w:cstheme="minorBidi"/>
          <w:noProof/>
          <w:sz w:val="22"/>
          <w:szCs w:val="22"/>
          <w:lang w:val="en-AU" w:eastAsia="en-AU"/>
        </w:rPr>
      </w:pPr>
      <w:ins w:id="66" w:author="Heinrich, Danielle - heidl003" w:date="2017-10-26T22:25:00Z">
        <w:r w:rsidRPr="00001652">
          <w:rPr>
            <w:rStyle w:val="Hyperlink"/>
            <w:noProof/>
          </w:rPr>
          <w:fldChar w:fldCharType="begin"/>
        </w:r>
        <w:r w:rsidRPr="00001652">
          <w:rPr>
            <w:rStyle w:val="Hyperlink"/>
            <w:noProof/>
          </w:rPr>
          <w:instrText xml:space="preserve"> </w:instrText>
        </w:r>
        <w:r>
          <w:rPr>
            <w:noProof/>
          </w:rPr>
          <w:instrText>HYPERLINK \l "_Toc496820078"</w:instrText>
        </w:r>
        <w:r w:rsidRPr="00001652">
          <w:rPr>
            <w:rStyle w:val="Hyperlink"/>
            <w:noProof/>
          </w:rPr>
          <w:instrText xml:space="preserve"> </w:instrText>
        </w:r>
        <w:r w:rsidRPr="00001652">
          <w:rPr>
            <w:rStyle w:val="Hyperlink"/>
            <w:noProof/>
          </w:rPr>
        </w:r>
        <w:r w:rsidRPr="00001652">
          <w:rPr>
            <w:rStyle w:val="Hyperlink"/>
            <w:noProof/>
          </w:rPr>
          <w:fldChar w:fldCharType="separate"/>
        </w:r>
        <w:r w:rsidRPr="00001652">
          <w:rPr>
            <w:rStyle w:val="Hyperlink"/>
            <w:noProof/>
          </w:rPr>
          <w:t>3.1.1</w:t>
        </w:r>
        <w:r>
          <w:rPr>
            <w:rFonts w:asciiTheme="minorHAnsi" w:eastAsiaTheme="minorEastAsia" w:hAnsiTheme="minorHAnsi" w:cstheme="minorBidi"/>
            <w:noProof/>
            <w:sz w:val="22"/>
            <w:szCs w:val="22"/>
            <w:lang w:val="en-AU" w:eastAsia="en-AU"/>
          </w:rPr>
          <w:tab/>
        </w:r>
        <w:r w:rsidRPr="00001652">
          <w:rPr>
            <w:rStyle w:val="Hyperlink"/>
            <w:noProof/>
          </w:rPr>
          <w:t>Android device application</w:t>
        </w:r>
        <w:r>
          <w:rPr>
            <w:noProof/>
            <w:webHidden/>
          </w:rPr>
          <w:tab/>
        </w:r>
        <w:r>
          <w:rPr>
            <w:noProof/>
            <w:webHidden/>
          </w:rPr>
          <w:fldChar w:fldCharType="begin"/>
        </w:r>
        <w:r>
          <w:rPr>
            <w:noProof/>
            <w:webHidden/>
          </w:rPr>
          <w:instrText xml:space="preserve"> PAGEREF _Toc496820078 \h </w:instrText>
        </w:r>
        <w:r>
          <w:rPr>
            <w:noProof/>
            <w:webHidden/>
          </w:rPr>
        </w:r>
      </w:ins>
      <w:r>
        <w:rPr>
          <w:noProof/>
          <w:webHidden/>
        </w:rPr>
        <w:fldChar w:fldCharType="separate"/>
      </w:r>
      <w:ins w:id="67" w:author="Heinrich, Danielle - heidl003" w:date="2017-10-26T22:25:00Z">
        <w:r>
          <w:rPr>
            <w:noProof/>
            <w:webHidden/>
          </w:rPr>
          <w:t>19</w:t>
        </w:r>
        <w:r>
          <w:rPr>
            <w:noProof/>
            <w:webHidden/>
          </w:rPr>
          <w:fldChar w:fldCharType="end"/>
        </w:r>
        <w:r w:rsidRPr="00001652">
          <w:rPr>
            <w:rStyle w:val="Hyperlink"/>
            <w:noProof/>
          </w:rPr>
          <w:fldChar w:fldCharType="end"/>
        </w:r>
      </w:ins>
    </w:p>
    <w:p w14:paraId="098AD293" w14:textId="6F98B8B3" w:rsidR="00762D9B" w:rsidRDefault="00762D9B">
      <w:pPr>
        <w:pStyle w:val="TOC3"/>
        <w:tabs>
          <w:tab w:val="left" w:pos="1382"/>
        </w:tabs>
        <w:rPr>
          <w:ins w:id="68" w:author="Heinrich, Danielle - heidl003" w:date="2017-10-26T22:25:00Z"/>
          <w:rFonts w:asciiTheme="minorHAnsi" w:eastAsiaTheme="minorEastAsia" w:hAnsiTheme="minorHAnsi" w:cstheme="minorBidi"/>
          <w:noProof/>
          <w:sz w:val="22"/>
          <w:szCs w:val="22"/>
          <w:lang w:val="en-AU" w:eastAsia="en-AU"/>
        </w:rPr>
      </w:pPr>
      <w:ins w:id="69" w:author="Heinrich, Danielle - heidl003" w:date="2017-10-26T22:25:00Z">
        <w:r w:rsidRPr="00001652">
          <w:rPr>
            <w:rStyle w:val="Hyperlink"/>
            <w:noProof/>
          </w:rPr>
          <w:fldChar w:fldCharType="begin"/>
        </w:r>
        <w:r w:rsidRPr="00001652">
          <w:rPr>
            <w:rStyle w:val="Hyperlink"/>
            <w:noProof/>
          </w:rPr>
          <w:instrText xml:space="preserve"> </w:instrText>
        </w:r>
        <w:r>
          <w:rPr>
            <w:noProof/>
          </w:rPr>
          <w:instrText>HYPERLINK \l "_Toc496820079"</w:instrText>
        </w:r>
        <w:r w:rsidRPr="00001652">
          <w:rPr>
            <w:rStyle w:val="Hyperlink"/>
            <w:noProof/>
          </w:rPr>
          <w:instrText xml:space="preserve"> </w:instrText>
        </w:r>
        <w:r w:rsidRPr="00001652">
          <w:rPr>
            <w:rStyle w:val="Hyperlink"/>
            <w:noProof/>
          </w:rPr>
        </w:r>
        <w:r w:rsidRPr="00001652">
          <w:rPr>
            <w:rStyle w:val="Hyperlink"/>
            <w:noProof/>
          </w:rPr>
          <w:fldChar w:fldCharType="separate"/>
        </w:r>
        <w:r w:rsidRPr="00001652">
          <w:rPr>
            <w:rStyle w:val="Hyperlink"/>
            <w:noProof/>
          </w:rPr>
          <w:t>3.1.2</w:t>
        </w:r>
        <w:r>
          <w:rPr>
            <w:rFonts w:asciiTheme="minorHAnsi" w:eastAsiaTheme="minorEastAsia" w:hAnsiTheme="minorHAnsi" w:cstheme="minorBidi"/>
            <w:noProof/>
            <w:sz w:val="22"/>
            <w:szCs w:val="22"/>
            <w:lang w:val="en-AU" w:eastAsia="en-AU"/>
          </w:rPr>
          <w:tab/>
        </w:r>
        <w:r w:rsidRPr="00001652">
          <w:rPr>
            <w:rStyle w:val="Hyperlink"/>
            <w:noProof/>
          </w:rPr>
          <w:t>Situational awareness display application</w:t>
        </w:r>
        <w:r>
          <w:rPr>
            <w:noProof/>
            <w:webHidden/>
          </w:rPr>
          <w:tab/>
        </w:r>
        <w:r>
          <w:rPr>
            <w:noProof/>
            <w:webHidden/>
          </w:rPr>
          <w:fldChar w:fldCharType="begin"/>
        </w:r>
        <w:r>
          <w:rPr>
            <w:noProof/>
            <w:webHidden/>
          </w:rPr>
          <w:instrText xml:space="preserve"> PAGEREF _Toc496820079 \h </w:instrText>
        </w:r>
        <w:r>
          <w:rPr>
            <w:noProof/>
            <w:webHidden/>
          </w:rPr>
        </w:r>
      </w:ins>
      <w:r>
        <w:rPr>
          <w:noProof/>
          <w:webHidden/>
        </w:rPr>
        <w:fldChar w:fldCharType="separate"/>
      </w:r>
      <w:ins w:id="70" w:author="Heinrich, Danielle - heidl003" w:date="2017-10-26T22:25:00Z">
        <w:r>
          <w:rPr>
            <w:noProof/>
            <w:webHidden/>
          </w:rPr>
          <w:t>19</w:t>
        </w:r>
        <w:r>
          <w:rPr>
            <w:noProof/>
            <w:webHidden/>
          </w:rPr>
          <w:fldChar w:fldCharType="end"/>
        </w:r>
        <w:r w:rsidRPr="00001652">
          <w:rPr>
            <w:rStyle w:val="Hyperlink"/>
            <w:noProof/>
          </w:rPr>
          <w:fldChar w:fldCharType="end"/>
        </w:r>
      </w:ins>
    </w:p>
    <w:p w14:paraId="2DBD113E" w14:textId="7501A832" w:rsidR="00762D9B" w:rsidRDefault="00762D9B">
      <w:pPr>
        <w:pStyle w:val="TOC3"/>
        <w:tabs>
          <w:tab w:val="left" w:pos="1382"/>
        </w:tabs>
        <w:rPr>
          <w:ins w:id="71" w:author="Heinrich, Danielle - heidl003" w:date="2017-10-26T22:25:00Z"/>
          <w:rFonts w:asciiTheme="minorHAnsi" w:eastAsiaTheme="minorEastAsia" w:hAnsiTheme="minorHAnsi" w:cstheme="minorBidi"/>
          <w:noProof/>
          <w:sz w:val="22"/>
          <w:szCs w:val="22"/>
          <w:lang w:val="en-AU" w:eastAsia="en-AU"/>
        </w:rPr>
      </w:pPr>
      <w:ins w:id="72" w:author="Heinrich, Danielle - heidl003" w:date="2017-10-26T22:25:00Z">
        <w:r w:rsidRPr="00001652">
          <w:rPr>
            <w:rStyle w:val="Hyperlink"/>
            <w:noProof/>
          </w:rPr>
          <w:fldChar w:fldCharType="begin"/>
        </w:r>
        <w:r w:rsidRPr="00001652">
          <w:rPr>
            <w:rStyle w:val="Hyperlink"/>
            <w:noProof/>
          </w:rPr>
          <w:instrText xml:space="preserve"> </w:instrText>
        </w:r>
        <w:r>
          <w:rPr>
            <w:noProof/>
          </w:rPr>
          <w:instrText>HYPERLINK \l "_Toc496820080"</w:instrText>
        </w:r>
        <w:r w:rsidRPr="00001652">
          <w:rPr>
            <w:rStyle w:val="Hyperlink"/>
            <w:noProof/>
          </w:rPr>
          <w:instrText xml:space="preserve"> </w:instrText>
        </w:r>
        <w:r w:rsidRPr="00001652">
          <w:rPr>
            <w:rStyle w:val="Hyperlink"/>
            <w:noProof/>
          </w:rPr>
        </w:r>
        <w:r w:rsidRPr="00001652">
          <w:rPr>
            <w:rStyle w:val="Hyperlink"/>
            <w:noProof/>
          </w:rPr>
          <w:fldChar w:fldCharType="separate"/>
        </w:r>
        <w:r w:rsidRPr="00001652">
          <w:rPr>
            <w:rStyle w:val="Hyperlink"/>
            <w:noProof/>
          </w:rPr>
          <w:t>3.1.3</w:t>
        </w:r>
        <w:r>
          <w:rPr>
            <w:rFonts w:asciiTheme="minorHAnsi" w:eastAsiaTheme="minorEastAsia" w:hAnsiTheme="minorHAnsi" w:cstheme="minorBidi"/>
            <w:noProof/>
            <w:sz w:val="22"/>
            <w:szCs w:val="22"/>
            <w:lang w:val="en-AU" w:eastAsia="en-AU"/>
          </w:rPr>
          <w:tab/>
        </w:r>
        <w:r w:rsidRPr="00001652">
          <w:rPr>
            <w:rStyle w:val="Hyperlink"/>
            <w:noProof/>
          </w:rPr>
          <w:t>Backend server</w:t>
        </w:r>
        <w:r>
          <w:rPr>
            <w:noProof/>
            <w:webHidden/>
          </w:rPr>
          <w:tab/>
        </w:r>
        <w:r>
          <w:rPr>
            <w:noProof/>
            <w:webHidden/>
          </w:rPr>
          <w:fldChar w:fldCharType="begin"/>
        </w:r>
        <w:r>
          <w:rPr>
            <w:noProof/>
            <w:webHidden/>
          </w:rPr>
          <w:instrText xml:space="preserve"> PAGEREF _Toc496820080 \h </w:instrText>
        </w:r>
        <w:r>
          <w:rPr>
            <w:noProof/>
            <w:webHidden/>
          </w:rPr>
        </w:r>
      </w:ins>
      <w:r>
        <w:rPr>
          <w:noProof/>
          <w:webHidden/>
        </w:rPr>
        <w:fldChar w:fldCharType="separate"/>
      </w:r>
      <w:ins w:id="73" w:author="Heinrich, Danielle - heidl003" w:date="2017-10-26T22:25:00Z">
        <w:r>
          <w:rPr>
            <w:noProof/>
            <w:webHidden/>
          </w:rPr>
          <w:t>19</w:t>
        </w:r>
        <w:r>
          <w:rPr>
            <w:noProof/>
            <w:webHidden/>
          </w:rPr>
          <w:fldChar w:fldCharType="end"/>
        </w:r>
        <w:r w:rsidRPr="00001652">
          <w:rPr>
            <w:rStyle w:val="Hyperlink"/>
            <w:noProof/>
          </w:rPr>
          <w:fldChar w:fldCharType="end"/>
        </w:r>
      </w:ins>
    </w:p>
    <w:p w14:paraId="494B4812" w14:textId="193F7938" w:rsidR="00762D9B" w:rsidRDefault="00762D9B">
      <w:pPr>
        <w:pStyle w:val="TOC2"/>
        <w:rPr>
          <w:ins w:id="74" w:author="Heinrich, Danielle - heidl003" w:date="2017-10-26T22:25:00Z"/>
          <w:rFonts w:asciiTheme="minorHAnsi" w:eastAsiaTheme="minorEastAsia" w:hAnsiTheme="minorHAnsi" w:cstheme="minorBidi"/>
          <w:sz w:val="22"/>
          <w:szCs w:val="22"/>
          <w:lang w:val="en-AU" w:eastAsia="en-AU"/>
        </w:rPr>
      </w:pPr>
      <w:ins w:id="75" w:author="Heinrich, Danielle - heidl003" w:date="2017-10-26T22:25:00Z">
        <w:r w:rsidRPr="00001652">
          <w:rPr>
            <w:rStyle w:val="Hyperlink"/>
          </w:rPr>
          <w:fldChar w:fldCharType="begin"/>
        </w:r>
        <w:r w:rsidRPr="00001652">
          <w:rPr>
            <w:rStyle w:val="Hyperlink"/>
          </w:rPr>
          <w:instrText xml:space="preserve"> </w:instrText>
        </w:r>
        <w:r>
          <w:instrText>HYPERLINK \l "_Toc496820081"</w:instrText>
        </w:r>
        <w:r w:rsidRPr="00001652">
          <w:rPr>
            <w:rStyle w:val="Hyperlink"/>
          </w:rPr>
          <w:instrText xml:space="preserve"> </w:instrText>
        </w:r>
        <w:r w:rsidRPr="00001652">
          <w:rPr>
            <w:rStyle w:val="Hyperlink"/>
          </w:rPr>
        </w:r>
        <w:r w:rsidRPr="00001652">
          <w:rPr>
            <w:rStyle w:val="Hyperlink"/>
          </w:rPr>
          <w:fldChar w:fldCharType="separate"/>
        </w:r>
        <w:r w:rsidRPr="00001652">
          <w:rPr>
            <w:rStyle w:val="Hyperlink"/>
            <w:lang w:eastAsia="ar-SA"/>
          </w:rPr>
          <w:t>3.2</w:t>
        </w:r>
        <w:r>
          <w:rPr>
            <w:rFonts w:asciiTheme="minorHAnsi" w:eastAsiaTheme="minorEastAsia" w:hAnsiTheme="minorHAnsi" w:cstheme="minorBidi"/>
            <w:sz w:val="22"/>
            <w:szCs w:val="22"/>
            <w:lang w:val="en-AU" w:eastAsia="en-AU"/>
          </w:rPr>
          <w:tab/>
        </w:r>
        <w:r w:rsidRPr="00001652">
          <w:rPr>
            <w:rStyle w:val="Hyperlink"/>
          </w:rPr>
          <w:t>Non-Functional Requirements</w:t>
        </w:r>
        <w:r>
          <w:rPr>
            <w:webHidden/>
          </w:rPr>
          <w:tab/>
        </w:r>
        <w:r>
          <w:rPr>
            <w:webHidden/>
          </w:rPr>
          <w:fldChar w:fldCharType="begin"/>
        </w:r>
        <w:r>
          <w:rPr>
            <w:webHidden/>
          </w:rPr>
          <w:instrText xml:space="preserve"> PAGEREF _Toc496820081 \h </w:instrText>
        </w:r>
        <w:r>
          <w:rPr>
            <w:webHidden/>
          </w:rPr>
        </w:r>
      </w:ins>
      <w:r>
        <w:rPr>
          <w:webHidden/>
        </w:rPr>
        <w:fldChar w:fldCharType="separate"/>
      </w:r>
      <w:ins w:id="76" w:author="Heinrich, Danielle - heidl003" w:date="2017-10-26T22:25:00Z">
        <w:r>
          <w:rPr>
            <w:webHidden/>
          </w:rPr>
          <w:t>20</w:t>
        </w:r>
        <w:r>
          <w:rPr>
            <w:webHidden/>
          </w:rPr>
          <w:fldChar w:fldCharType="end"/>
        </w:r>
        <w:r w:rsidRPr="00001652">
          <w:rPr>
            <w:rStyle w:val="Hyperlink"/>
          </w:rPr>
          <w:fldChar w:fldCharType="end"/>
        </w:r>
      </w:ins>
    </w:p>
    <w:p w14:paraId="6818BE7E" w14:textId="47AA753F" w:rsidR="00762D9B" w:rsidRDefault="00762D9B">
      <w:pPr>
        <w:pStyle w:val="TOC3"/>
        <w:tabs>
          <w:tab w:val="left" w:pos="1382"/>
        </w:tabs>
        <w:rPr>
          <w:ins w:id="77" w:author="Heinrich, Danielle - heidl003" w:date="2017-10-26T22:25:00Z"/>
          <w:rFonts w:asciiTheme="minorHAnsi" w:eastAsiaTheme="minorEastAsia" w:hAnsiTheme="minorHAnsi" w:cstheme="minorBidi"/>
          <w:noProof/>
          <w:sz w:val="22"/>
          <w:szCs w:val="22"/>
          <w:lang w:val="en-AU" w:eastAsia="en-AU"/>
        </w:rPr>
      </w:pPr>
      <w:ins w:id="78" w:author="Heinrich, Danielle - heidl003" w:date="2017-10-26T22:25:00Z">
        <w:r w:rsidRPr="00001652">
          <w:rPr>
            <w:rStyle w:val="Hyperlink"/>
            <w:noProof/>
          </w:rPr>
          <w:fldChar w:fldCharType="begin"/>
        </w:r>
        <w:r w:rsidRPr="00001652">
          <w:rPr>
            <w:rStyle w:val="Hyperlink"/>
            <w:noProof/>
          </w:rPr>
          <w:instrText xml:space="preserve"> </w:instrText>
        </w:r>
        <w:r>
          <w:rPr>
            <w:noProof/>
          </w:rPr>
          <w:instrText>HYPERLINK \l "_Toc496820082"</w:instrText>
        </w:r>
        <w:r w:rsidRPr="00001652">
          <w:rPr>
            <w:rStyle w:val="Hyperlink"/>
            <w:noProof/>
          </w:rPr>
          <w:instrText xml:space="preserve"> </w:instrText>
        </w:r>
        <w:r w:rsidRPr="00001652">
          <w:rPr>
            <w:rStyle w:val="Hyperlink"/>
            <w:noProof/>
          </w:rPr>
        </w:r>
        <w:r w:rsidRPr="00001652">
          <w:rPr>
            <w:rStyle w:val="Hyperlink"/>
            <w:noProof/>
          </w:rPr>
          <w:fldChar w:fldCharType="separate"/>
        </w:r>
        <w:r w:rsidRPr="00001652">
          <w:rPr>
            <w:rStyle w:val="Hyperlink"/>
            <w:noProof/>
          </w:rPr>
          <w:t>3.2.1</w:t>
        </w:r>
        <w:r>
          <w:rPr>
            <w:rFonts w:asciiTheme="minorHAnsi" w:eastAsiaTheme="minorEastAsia" w:hAnsiTheme="minorHAnsi" w:cstheme="minorBidi"/>
            <w:noProof/>
            <w:sz w:val="22"/>
            <w:szCs w:val="22"/>
            <w:lang w:val="en-AU" w:eastAsia="en-AU"/>
          </w:rPr>
          <w:tab/>
        </w:r>
        <w:r w:rsidRPr="00001652">
          <w:rPr>
            <w:rStyle w:val="Hyperlink"/>
            <w:noProof/>
          </w:rPr>
          <w:t>Usability</w:t>
        </w:r>
        <w:r>
          <w:rPr>
            <w:noProof/>
            <w:webHidden/>
          </w:rPr>
          <w:tab/>
        </w:r>
        <w:r>
          <w:rPr>
            <w:noProof/>
            <w:webHidden/>
          </w:rPr>
          <w:fldChar w:fldCharType="begin"/>
        </w:r>
        <w:r>
          <w:rPr>
            <w:noProof/>
            <w:webHidden/>
          </w:rPr>
          <w:instrText xml:space="preserve"> PAGEREF _Toc496820082 \h </w:instrText>
        </w:r>
        <w:r>
          <w:rPr>
            <w:noProof/>
            <w:webHidden/>
          </w:rPr>
        </w:r>
      </w:ins>
      <w:r>
        <w:rPr>
          <w:noProof/>
          <w:webHidden/>
        </w:rPr>
        <w:fldChar w:fldCharType="separate"/>
      </w:r>
      <w:ins w:id="79" w:author="Heinrich, Danielle - heidl003" w:date="2017-10-26T22:25:00Z">
        <w:r>
          <w:rPr>
            <w:noProof/>
            <w:webHidden/>
          </w:rPr>
          <w:t>20</w:t>
        </w:r>
        <w:r>
          <w:rPr>
            <w:noProof/>
            <w:webHidden/>
          </w:rPr>
          <w:fldChar w:fldCharType="end"/>
        </w:r>
        <w:r w:rsidRPr="00001652">
          <w:rPr>
            <w:rStyle w:val="Hyperlink"/>
            <w:noProof/>
          </w:rPr>
          <w:fldChar w:fldCharType="end"/>
        </w:r>
      </w:ins>
    </w:p>
    <w:p w14:paraId="1850CD74" w14:textId="35ABC494" w:rsidR="00762D9B" w:rsidRDefault="00762D9B">
      <w:pPr>
        <w:pStyle w:val="TOC3"/>
        <w:tabs>
          <w:tab w:val="left" w:pos="1382"/>
        </w:tabs>
        <w:rPr>
          <w:ins w:id="80" w:author="Heinrich, Danielle - heidl003" w:date="2017-10-26T22:25:00Z"/>
          <w:rFonts w:asciiTheme="minorHAnsi" w:eastAsiaTheme="minorEastAsia" w:hAnsiTheme="minorHAnsi" w:cstheme="minorBidi"/>
          <w:noProof/>
          <w:sz w:val="22"/>
          <w:szCs w:val="22"/>
          <w:lang w:val="en-AU" w:eastAsia="en-AU"/>
        </w:rPr>
      </w:pPr>
      <w:ins w:id="81" w:author="Heinrich, Danielle - heidl003" w:date="2017-10-26T22:25:00Z">
        <w:r w:rsidRPr="00001652">
          <w:rPr>
            <w:rStyle w:val="Hyperlink"/>
            <w:noProof/>
          </w:rPr>
          <w:fldChar w:fldCharType="begin"/>
        </w:r>
        <w:r w:rsidRPr="00001652">
          <w:rPr>
            <w:rStyle w:val="Hyperlink"/>
            <w:noProof/>
          </w:rPr>
          <w:instrText xml:space="preserve"> </w:instrText>
        </w:r>
        <w:r>
          <w:rPr>
            <w:noProof/>
          </w:rPr>
          <w:instrText>HYPERLINK \l "_Toc496820083"</w:instrText>
        </w:r>
        <w:r w:rsidRPr="00001652">
          <w:rPr>
            <w:rStyle w:val="Hyperlink"/>
            <w:noProof/>
          </w:rPr>
          <w:instrText xml:space="preserve"> </w:instrText>
        </w:r>
        <w:r w:rsidRPr="00001652">
          <w:rPr>
            <w:rStyle w:val="Hyperlink"/>
            <w:noProof/>
          </w:rPr>
        </w:r>
        <w:r w:rsidRPr="00001652">
          <w:rPr>
            <w:rStyle w:val="Hyperlink"/>
            <w:noProof/>
          </w:rPr>
          <w:fldChar w:fldCharType="separate"/>
        </w:r>
        <w:r w:rsidRPr="00001652">
          <w:rPr>
            <w:rStyle w:val="Hyperlink"/>
            <w:noProof/>
          </w:rPr>
          <w:t>3.2.2</w:t>
        </w:r>
        <w:r>
          <w:rPr>
            <w:rFonts w:asciiTheme="minorHAnsi" w:eastAsiaTheme="minorEastAsia" w:hAnsiTheme="minorHAnsi" w:cstheme="minorBidi"/>
            <w:noProof/>
            <w:sz w:val="22"/>
            <w:szCs w:val="22"/>
            <w:lang w:val="en-AU" w:eastAsia="en-AU"/>
          </w:rPr>
          <w:tab/>
        </w:r>
        <w:r w:rsidRPr="00001652">
          <w:rPr>
            <w:rStyle w:val="Hyperlink"/>
            <w:noProof/>
          </w:rPr>
          <w:t>Performance</w:t>
        </w:r>
        <w:r>
          <w:rPr>
            <w:noProof/>
            <w:webHidden/>
          </w:rPr>
          <w:tab/>
        </w:r>
        <w:r>
          <w:rPr>
            <w:noProof/>
            <w:webHidden/>
          </w:rPr>
          <w:fldChar w:fldCharType="begin"/>
        </w:r>
        <w:r>
          <w:rPr>
            <w:noProof/>
            <w:webHidden/>
          </w:rPr>
          <w:instrText xml:space="preserve"> PAGEREF _Toc496820083 \h </w:instrText>
        </w:r>
        <w:r>
          <w:rPr>
            <w:noProof/>
            <w:webHidden/>
          </w:rPr>
        </w:r>
      </w:ins>
      <w:r>
        <w:rPr>
          <w:noProof/>
          <w:webHidden/>
        </w:rPr>
        <w:fldChar w:fldCharType="separate"/>
      </w:r>
      <w:ins w:id="82" w:author="Heinrich, Danielle - heidl003" w:date="2017-10-26T22:25:00Z">
        <w:r>
          <w:rPr>
            <w:noProof/>
            <w:webHidden/>
          </w:rPr>
          <w:t>20</w:t>
        </w:r>
        <w:r>
          <w:rPr>
            <w:noProof/>
            <w:webHidden/>
          </w:rPr>
          <w:fldChar w:fldCharType="end"/>
        </w:r>
        <w:r w:rsidRPr="00001652">
          <w:rPr>
            <w:rStyle w:val="Hyperlink"/>
            <w:noProof/>
          </w:rPr>
          <w:fldChar w:fldCharType="end"/>
        </w:r>
      </w:ins>
    </w:p>
    <w:p w14:paraId="6EE6A145" w14:textId="085780A2" w:rsidR="00762D9B" w:rsidRDefault="00762D9B">
      <w:pPr>
        <w:pStyle w:val="TOC3"/>
        <w:tabs>
          <w:tab w:val="left" w:pos="1382"/>
        </w:tabs>
        <w:rPr>
          <w:ins w:id="83" w:author="Heinrich, Danielle - heidl003" w:date="2017-10-26T22:25:00Z"/>
          <w:rFonts w:asciiTheme="minorHAnsi" w:eastAsiaTheme="minorEastAsia" w:hAnsiTheme="minorHAnsi" w:cstheme="minorBidi"/>
          <w:noProof/>
          <w:sz w:val="22"/>
          <w:szCs w:val="22"/>
          <w:lang w:val="en-AU" w:eastAsia="en-AU"/>
        </w:rPr>
      </w:pPr>
      <w:ins w:id="84" w:author="Heinrich, Danielle - heidl003" w:date="2017-10-26T22:25:00Z">
        <w:r w:rsidRPr="00001652">
          <w:rPr>
            <w:rStyle w:val="Hyperlink"/>
            <w:noProof/>
          </w:rPr>
          <w:fldChar w:fldCharType="begin"/>
        </w:r>
        <w:r w:rsidRPr="00001652">
          <w:rPr>
            <w:rStyle w:val="Hyperlink"/>
            <w:noProof/>
          </w:rPr>
          <w:instrText xml:space="preserve"> </w:instrText>
        </w:r>
        <w:r>
          <w:rPr>
            <w:noProof/>
          </w:rPr>
          <w:instrText>HYPERLINK \l "_Toc496820084"</w:instrText>
        </w:r>
        <w:r w:rsidRPr="00001652">
          <w:rPr>
            <w:rStyle w:val="Hyperlink"/>
            <w:noProof/>
          </w:rPr>
          <w:instrText xml:space="preserve"> </w:instrText>
        </w:r>
        <w:r w:rsidRPr="00001652">
          <w:rPr>
            <w:rStyle w:val="Hyperlink"/>
            <w:noProof/>
          </w:rPr>
        </w:r>
        <w:r w:rsidRPr="00001652">
          <w:rPr>
            <w:rStyle w:val="Hyperlink"/>
            <w:noProof/>
          </w:rPr>
          <w:fldChar w:fldCharType="separate"/>
        </w:r>
        <w:r w:rsidRPr="00001652">
          <w:rPr>
            <w:rStyle w:val="Hyperlink"/>
            <w:noProof/>
          </w:rPr>
          <w:t>3.2.3</w:t>
        </w:r>
        <w:r>
          <w:rPr>
            <w:rFonts w:asciiTheme="minorHAnsi" w:eastAsiaTheme="minorEastAsia" w:hAnsiTheme="minorHAnsi" w:cstheme="minorBidi"/>
            <w:noProof/>
            <w:sz w:val="22"/>
            <w:szCs w:val="22"/>
            <w:lang w:val="en-AU" w:eastAsia="en-AU"/>
          </w:rPr>
          <w:tab/>
        </w:r>
        <w:r w:rsidRPr="00001652">
          <w:rPr>
            <w:rStyle w:val="Hyperlink"/>
            <w:noProof/>
          </w:rPr>
          <w:t>Security</w:t>
        </w:r>
        <w:r>
          <w:rPr>
            <w:noProof/>
            <w:webHidden/>
          </w:rPr>
          <w:tab/>
        </w:r>
        <w:r>
          <w:rPr>
            <w:noProof/>
            <w:webHidden/>
          </w:rPr>
          <w:fldChar w:fldCharType="begin"/>
        </w:r>
        <w:r>
          <w:rPr>
            <w:noProof/>
            <w:webHidden/>
          </w:rPr>
          <w:instrText xml:space="preserve"> PAGEREF _Toc496820084 \h </w:instrText>
        </w:r>
        <w:r>
          <w:rPr>
            <w:noProof/>
            <w:webHidden/>
          </w:rPr>
        </w:r>
      </w:ins>
      <w:r>
        <w:rPr>
          <w:noProof/>
          <w:webHidden/>
        </w:rPr>
        <w:fldChar w:fldCharType="separate"/>
      </w:r>
      <w:ins w:id="85" w:author="Heinrich, Danielle - heidl003" w:date="2017-10-26T22:25:00Z">
        <w:r>
          <w:rPr>
            <w:noProof/>
            <w:webHidden/>
          </w:rPr>
          <w:t>20</w:t>
        </w:r>
        <w:r>
          <w:rPr>
            <w:noProof/>
            <w:webHidden/>
          </w:rPr>
          <w:fldChar w:fldCharType="end"/>
        </w:r>
        <w:r w:rsidRPr="00001652">
          <w:rPr>
            <w:rStyle w:val="Hyperlink"/>
            <w:noProof/>
          </w:rPr>
          <w:fldChar w:fldCharType="end"/>
        </w:r>
      </w:ins>
    </w:p>
    <w:p w14:paraId="20C5D4DF" w14:textId="4784E419" w:rsidR="00762D9B" w:rsidRDefault="00762D9B">
      <w:pPr>
        <w:pStyle w:val="TOC3"/>
        <w:tabs>
          <w:tab w:val="left" w:pos="1382"/>
        </w:tabs>
        <w:rPr>
          <w:ins w:id="86" w:author="Heinrich, Danielle - heidl003" w:date="2017-10-26T22:25:00Z"/>
          <w:rFonts w:asciiTheme="minorHAnsi" w:eastAsiaTheme="minorEastAsia" w:hAnsiTheme="minorHAnsi" w:cstheme="minorBidi"/>
          <w:noProof/>
          <w:sz w:val="22"/>
          <w:szCs w:val="22"/>
          <w:lang w:val="en-AU" w:eastAsia="en-AU"/>
        </w:rPr>
      </w:pPr>
      <w:ins w:id="87" w:author="Heinrich, Danielle - heidl003" w:date="2017-10-26T22:25:00Z">
        <w:r w:rsidRPr="00001652">
          <w:rPr>
            <w:rStyle w:val="Hyperlink"/>
            <w:noProof/>
          </w:rPr>
          <w:fldChar w:fldCharType="begin"/>
        </w:r>
        <w:r w:rsidRPr="00001652">
          <w:rPr>
            <w:rStyle w:val="Hyperlink"/>
            <w:noProof/>
          </w:rPr>
          <w:instrText xml:space="preserve"> </w:instrText>
        </w:r>
        <w:r>
          <w:rPr>
            <w:noProof/>
          </w:rPr>
          <w:instrText>HYPERLINK \l "_Toc496820085"</w:instrText>
        </w:r>
        <w:r w:rsidRPr="00001652">
          <w:rPr>
            <w:rStyle w:val="Hyperlink"/>
            <w:noProof/>
          </w:rPr>
          <w:instrText xml:space="preserve"> </w:instrText>
        </w:r>
        <w:r w:rsidRPr="00001652">
          <w:rPr>
            <w:rStyle w:val="Hyperlink"/>
            <w:noProof/>
          </w:rPr>
        </w:r>
        <w:r w:rsidRPr="00001652">
          <w:rPr>
            <w:rStyle w:val="Hyperlink"/>
            <w:noProof/>
          </w:rPr>
          <w:fldChar w:fldCharType="separate"/>
        </w:r>
        <w:r w:rsidRPr="00001652">
          <w:rPr>
            <w:rStyle w:val="Hyperlink"/>
            <w:noProof/>
          </w:rPr>
          <w:t>3.2.4</w:t>
        </w:r>
        <w:r>
          <w:rPr>
            <w:rFonts w:asciiTheme="minorHAnsi" w:eastAsiaTheme="minorEastAsia" w:hAnsiTheme="minorHAnsi" w:cstheme="minorBidi"/>
            <w:noProof/>
            <w:sz w:val="22"/>
            <w:szCs w:val="22"/>
            <w:lang w:val="en-AU" w:eastAsia="en-AU"/>
          </w:rPr>
          <w:tab/>
        </w:r>
        <w:r w:rsidRPr="00001652">
          <w:rPr>
            <w:rStyle w:val="Hyperlink"/>
            <w:noProof/>
          </w:rPr>
          <w:t>Design</w:t>
        </w:r>
        <w:r>
          <w:rPr>
            <w:noProof/>
            <w:webHidden/>
          </w:rPr>
          <w:tab/>
        </w:r>
        <w:r>
          <w:rPr>
            <w:noProof/>
            <w:webHidden/>
          </w:rPr>
          <w:fldChar w:fldCharType="begin"/>
        </w:r>
        <w:r>
          <w:rPr>
            <w:noProof/>
            <w:webHidden/>
          </w:rPr>
          <w:instrText xml:space="preserve"> PAGEREF _Toc496820085 \h </w:instrText>
        </w:r>
        <w:r>
          <w:rPr>
            <w:noProof/>
            <w:webHidden/>
          </w:rPr>
        </w:r>
      </w:ins>
      <w:r>
        <w:rPr>
          <w:noProof/>
          <w:webHidden/>
        </w:rPr>
        <w:fldChar w:fldCharType="separate"/>
      </w:r>
      <w:ins w:id="88" w:author="Heinrich, Danielle - heidl003" w:date="2017-10-26T22:25:00Z">
        <w:r>
          <w:rPr>
            <w:noProof/>
            <w:webHidden/>
          </w:rPr>
          <w:t>20</w:t>
        </w:r>
        <w:r>
          <w:rPr>
            <w:noProof/>
            <w:webHidden/>
          </w:rPr>
          <w:fldChar w:fldCharType="end"/>
        </w:r>
        <w:r w:rsidRPr="00001652">
          <w:rPr>
            <w:rStyle w:val="Hyperlink"/>
            <w:noProof/>
          </w:rPr>
          <w:fldChar w:fldCharType="end"/>
        </w:r>
      </w:ins>
    </w:p>
    <w:p w14:paraId="60842BC7" w14:textId="41EA371A" w:rsidR="00762D9B" w:rsidRDefault="00762D9B">
      <w:pPr>
        <w:pStyle w:val="TOC3"/>
        <w:tabs>
          <w:tab w:val="left" w:pos="1382"/>
        </w:tabs>
        <w:rPr>
          <w:ins w:id="89" w:author="Heinrich, Danielle - heidl003" w:date="2017-10-26T22:25:00Z"/>
          <w:rFonts w:asciiTheme="minorHAnsi" w:eastAsiaTheme="minorEastAsia" w:hAnsiTheme="minorHAnsi" w:cstheme="minorBidi"/>
          <w:noProof/>
          <w:sz w:val="22"/>
          <w:szCs w:val="22"/>
          <w:lang w:val="en-AU" w:eastAsia="en-AU"/>
        </w:rPr>
      </w:pPr>
      <w:ins w:id="90" w:author="Heinrich, Danielle - heidl003" w:date="2017-10-26T22:25:00Z">
        <w:r w:rsidRPr="00001652">
          <w:rPr>
            <w:rStyle w:val="Hyperlink"/>
            <w:noProof/>
          </w:rPr>
          <w:fldChar w:fldCharType="begin"/>
        </w:r>
        <w:r w:rsidRPr="00001652">
          <w:rPr>
            <w:rStyle w:val="Hyperlink"/>
            <w:noProof/>
          </w:rPr>
          <w:instrText xml:space="preserve"> </w:instrText>
        </w:r>
        <w:r>
          <w:rPr>
            <w:noProof/>
          </w:rPr>
          <w:instrText>HYPERLINK \l "_Toc496820086"</w:instrText>
        </w:r>
        <w:r w:rsidRPr="00001652">
          <w:rPr>
            <w:rStyle w:val="Hyperlink"/>
            <w:noProof/>
          </w:rPr>
          <w:instrText xml:space="preserve"> </w:instrText>
        </w:r>
        <w:r w:rsidRPr="00001652">
          <w:rPr>
            <w:rStyle w:val="Hyperlink"/>
            <w:noProof/>
          </w:rPr>
        </w:r>
        <w:r w:rsidRPr="00001652">
          <w:rPr>
            <w:rStyle w:val="Hyperlink"/>
            <w:noProof/>
          </w:rPr>
          <w:fldChar w:fldCharType="separate"/>
        </w:r>
        <w:r w:rsidRPr="00001652">
          <w:rPr>
            <w:rStyle w:val="Hyperlink"/>
            <w:noProof/>
          </w:rPr>
          <w:t>3.2.5</w:t>
        </w:r>
        <w:r>
          <w:rPr>
            <w:rFonts w:asciiTheme="minorHAnsi" w:eastAsiaTheme="minorEastAsia" w:hAnsiTheme="minorHAnsi" w:cstheme="minorBidi"/>
            <w:noProof/>
            <w:sz w:val="22"/>
            <w:szCs w:val="22"/>
            <w:lang w:val="en-AU" w:eastAsia="en-AU"/>
          </w:rPr>
          <w:tab/>
        </w:r>
        <w:r w:rsidRPr="00001652">
          <w:rPr>
            <w:rStyle w:val="Hyperlink"/>
            <w:noProof/>
          </w:rPr>
          <w:t>Supportability</w:t>
        </w:r>
        <w:r>
          <w:rPr>
            <w:noProof/>
            <w:webHidden/>
          </w:rPr>
          <w:tab/>
        </w:r>
        <w:r>
          <w:rPr>
            <w:noProof/>
            <w:webHidden/>
          </w:rPr>
          <w:fldChar w:fldCharType="begin"/>
        </w:r>
        <w:r>
          <w:rPr>
            <w:noProof/>
            <w:webHidden/>
          </w:rPr>
          <w:instrText xml:space="preserve"> PAGEREF _Toc496820086 \h </w:instrText>
        </w:r>
        <w:r>
          <w:rPr>
            <w:noProof/>
            <w:webHidden/>
          </w:rPr>
        </w:r>
      </w:ins>
      <w:r>
        <w:rPr>
          <w:noProof/>
          <w:webHidden/>
        </w:rPr>
        <w:fldChar w:fldCharType="separate"/>
      </w:r>
      <w:ins w:id="91" w:author="Heinrich, Danielle - heidl003" w:date="2017-10-26T22:25:00Z">
        <w:r>
          <w:rPr>
            <w:noProof/>
            <w:webHidden/>
          </w:rPr>
          <w:t>21</w:t>
        </w:r>
        <w:r>
          <w:rPr>
            <w:noProof/>
            <w:webHidden/>
          </w:rPr>
          <w:fldChar w:fldCharType="end"/>
        </w:r>
        <w:r w:rsidRPr="00001652">
          <w:rPr>
            <w:rStyle w:val="Hyperlink"/>
            <w:noProof/>
          </w:rPr>
          <w:fldChar w:fldCharType="end"/>
        </w:r>
      </w:ins>
    </w:p>
    <w:p w14:paraId="4990570C" w14:textId="50A0A6A2" w:rsidR="00762D9B" w:rsidRDefault="00762D9B">
      <w:pPr>
        <w:pStyle w:val="TOC3"/>
        <w:tabs>
          <w:tab w:val="left" w:pos="1382"/>
        </w:tabs>
        <w:rPr>
          <w:ins w:id="92" w:author="Heinrich, Danielle - heidl003" w:date="2017-10-26T22:25:00Z"/>
          <w:rFonts w:asciiTheme="minorHAnsi" w:eastAsiaTheme="minorEastAsia" w:hAnsiTheme="minorHAnsi" w:cstheme="minorBidi"/>
          <w:noProof/>
          <w:sz w:val="22"/>
          <w:szCs w:val="22"/>
          <w:lang w:val="en-AU" w:eastAsia="en-AU"/>
        </w:rPr>
      </w:pPr>
      <w:ins w:id="93" w:author="Heinrich, Danielle - heidl003" w:date="2017-10-26T22:25:00Z">
        <w:r w:rsidRPr="00001652">
          <w:rPr>
            <w:rStyle w:val="Hyperlink"/>
            <w:noProof/>
          </w:rPr>
          <w:fldChar w:fldCharType="begin"/>
        </w:r>
        <w:r w:rsidRPr="00001652">
          <w:rPr>
            <w:rStyle w:val="Hyperlink"/>
            <w:noProof/>
          </w:rPr>
          <w:instrText xml:space="preserve"> </w:instrText>
        </w:r>
        <w:r>
          <w:rPr>
            <w:noProof/>
          </w:rPr>
          <w:instrText>HYPERLINK \l "_Toc496820087"</w:instrText>
        </w:r>
        <w:r w:rsidRPr="00001652">
          <w:rPr>
            <w:rStyle w:val="Hyperlink"/>
            <w:noProof/>
          </w:rPr>
          <w:instrText xml:space="preserve"> </w:instrText>
        </w:r>
        <w:r w:rsidRPr="00001652">
          <w:rPr>
            <w:rStyle w:val="Hyperlink"/>
            <w:noProof/>
          </w:rPr>
        </w:r>
        <w:r w:rsidRPr="00001652">
          <w:rPr>
            <w:rStyle w:val="Hyperlink"/>
            <w:noProof/>
          </w:rPr>
          <w:fldChar w:fldCharType="separate"/>
        </w:r>
        <w:r w:rsidRPr="00001652">
          <w:rPr>
            <w:rStyle w:val="Hyperlink"/>
            <w:noProof/>
          </w:rPr>
          <w:t>3.2.6</w:t>
        </w:r>
        <w:r>
          <w:rPr>
            <w:rFonts w:asciiTheme="minorHAnsi" w:eastAsiaTheme="minorEastAsia" w:hAnsiTheme="minorHAnsi" w:cstheme="minorBidi"/>
            <w:noProof/>
            <w:sz w:val="22"/>
            <w:szCs w:val="22"/>
            <w:lang w:val="en-AU" w:eastAsia="en-AU"/>
          </w:rPr>
          <w:tab/>
        </w:r>
        <w:r w:rsidRPr="00001652">
          <w:rPr>
            <w:rStyle w:val="Hyperlink"/>
            <w:noProof/>
          </w:rPr>
          <w:t>Implementation</w:t>
        </w:r>
        <w:r>
          <w:rPr>
            <w:noProof/>
            <w:webHidden/>
          </w:rPr>
          <w:tab/>
        </w:r>
        <w:r>
          <w:rPr>
            <w:noProof/>
            <w:webHidden/>
          </w:rPr>
          <w:fldChar w:fldCharType="begin"/>
        </w:r>
        <w:r>
          <w:rPr>
            <w:noProof/>
            <w:webHidden/>
          </w:rPr>
          <w:instrText xml:space="preserve"> PAGEREF _Toc496820087 \h </w:instrText>
        </w:r>
        <w:r>
          <w:rPr>
            <w:noProof/>
            <w:webHidden/>
          </w:rPr>
        </w:r>
      </w:ins>
      <w:r>
        <w:rPr>
          <w:noProof/>
          <w:webHidden/>
        </w:rPr>
        <w:fldChar w:fldCharType="separate"/>
      </w:r>
      <w:ins w:id="94" w:author="Heinrich, Danielle - heidl003" w:date="2017-10-26T22:25:00Z">
        <w:r>
          <w:rPr>
            <w:noProof/>
            <w:webHidden/>
          </w:rPr>
          <w:t>21</w:t>
        </w:r>
        <w:r>
          <w:rPr>
            <w:noProof/>
            <w:webHidden/>
          </w:rPr>
          <w:fldChar w:fldCharType="end"/>
        </w:r>
        <w:r w:rsidRPr="00001652">
          <w:rPr>
            <w:rStyle w:val="Hyperlink"/>
            <w:noProof/>
          </w:rPr>
          <w:fldChar w:fldCharType="end"/>
        </w:r>
      </w:ins>
    </w:p>
    <w:p w14:paraId="41683476" w14:textId="71F2E7B2" w:rsidR="00762D9B" w:rsidRDefault="00762D9B">
      <w:pPr>
        <w:pStyle w:val="TOC1"/>
        <w:rPr>
          <w:ins w:id="95" w:author="Heinrich, Danielle - heidl003" w:date="2017-10-26T22:25:00Z"/>
          <w:rFonts w:asciiTheme="minorHAnsi" w:eastAsiaTheme="minorEastAsia" w:hAnsiTheme="minorHAnsi" w:cstheme="minorBidi"/>
          <w:b w:val="0"/>
          <w:sz w:val="22"/>
          <w:szCs w:val="22"/>
          <w:lang w:val="en-AU" w:eastAsia="en-AU"/>
        </w:rPr>
      </w:pPr>
      <w:ins w:id="96" w:author="Heinrich, Danielle - heidl003" w:date="2017-10-26T22:25:00Z">
        <w:r w:rsidRPr="00001652">
          <w:rPr>
            <w:rStyle w:val="Hyperlink"/>
          </w:rPr>
          <w:fldChar w:fldCharType="begin"/>
        </w:r>
        <w:r w:rsidRPr="00001652">
          <w:rPr>
            <w:rStyle w:val="Hyperlink"/>
          </w:rPr>
          <w:instrText xml:space="preserve"> </w:instrText>
        </w:r>
        <w:r>
          <w:instrText>HYPERLINK \l "_Toc496820088"</w:instrText>
        </w:r>
        <w:r w:rsidRPr="00001652">
          <w:rPr>
            <w:rStyle w:val="Hyperlink"/>
          </w:rPr>
          <w:instrText xml:space="preserve"> </w:instrText>
        </w:r>
        <w:r w:rsidRPr="00001652">
          <w:rPr>
            <w:rStyle w:val="Hyperlink"/>
          </w:rPr>
        </w:r>
        <w:r w:rsidRPr="00001652">
          <w:rPr>
            <w:rStyle w:val="Hyperlink"/>
          </w:rPr>
          <w:fldChar w:fldCharType="separate"/>
        </w:r>
        <w:r w:rsidRPr="00001652">
          <w:rPr>
            <w:rStyle w:val="Hyperlink"/>
          </w:rPr>
          <w:t>4.</w:t>
        </w:r>
        <w:r>
          <w:rPr>
            <w:rFonts w:asciiTheme="minorHAnsi" w:eastAsiaTheme="minorEastAsia" w:hAnsiTheme="minorHAnsi" w:cstheme="minorBidi"/>
            <w:b w:val="0"/>
            <w:sz w:val="22"/>
            <w:szCs w:val="22"/>
            <w:lang w:val="en-AU" w:eastAsia="en-AU"/>
          </w:rPr>
          <w:tab/>
        </w:r>
        <w:r w:rsidRPr="00001652">
          <w:rPr>
            <w:rStyle w:val="Hyperlink"/>
          </w:rPr>
          <w:t>Design Considerations</w:t>
        </w:r>
        <w:r>
          <w:rPr>
            <w:webHidden/>
          </w:rPr>
          <w:tab/>
        </w:r>
        <w:r>
          <w:rPr>
            <w:webHidden/>
          </w:rPr>
          <w:fldChar w:fldCharType="begin"/>
        </w:r>
        <w:r>
          <w:rPr>
            <w:webHidden/>
          </w:rPr>
          <w:instrText xml:space="preserve"> PAGEREF _Toc496820088 \h </w:instrText>
        </w:r>
        <w:r>
          <w:rPr>
            <w:webHidden/>
          </w:rPr>
        </w:r>
      </w:ins>
      <w:r>
        <w:rPr>
          <w:webHidden/>
        </w:rPr>
        <w:fldChar w:fldCharType="separate"/>
      </w:r>
      <w:ins w:id="97" w:author="Heinrich, Danielle - heidl003" w:date="2017-10-26T22:25:00Z">
        <w:r>
          <w:rPr>
            <w:webHidden/>
          </w:rPr>
          <w:t>22</w:t>
        </w:r>
        <w:r>
          <w:rPr>
            <w:webHidden/>
          </w:rPr>
          <w:fldChar w:fldCharType="end"/>
        </w:r>
        <w:r w:rsidRPr="00001652">
          <w:rPr>
            <w:rStyle w:val="Hyperlink"/>
          </w:rPr>
          <w:fldChar w:fldCharType="end"/>
        </w:r>
      </w:ins>
    </w:p>
    <w:p w14:paraId="55B1692F" w14:textId="308E66DA" w:rsidR="00762D9B" w:rsidRDefault="00762D9B">
      <w:pPr>
        <w:pStyle w:val="TOC2"/>
        <w:rPr>
          <w:ins w:id="98" w:author="Heinrich, Danielle - heidl003" w:date="2017-10-26T22:25:00Z"/>
          <w:rFonts w:asciiTheme="minorHAnsi" w:eastAsiaTheme="minorEastAsia" w:hAnsiTheme="minorHAnsi" w:cstheme="minorBidi"/>
          <w:sz w:val="22"/>
          <w:szCs w:val="22"/>
          <w:lang w:val="en-AU" w:eastAsia="en-AU"/>
        </w:rPr>
      </w:pPr>
      <w:ins w:id="99" w:author="Heinrich, Danielle - heidl003" w:date="2017-10-26T22:25:00Z">
        <w:r w:rsidRPr="00001652">
          <w:rPr>
            <w:rStyle w:val="Hyperlink"/>
          </w:rPr>
          <w:fldChar w:fldCharType="begin"/>
        </w:r>
        <w:r w:rsidRPr="00001652">
          <w:rPr>
            <w:rStyle w:val="Hyperlink"/>
          </w:rPr>
          <w:instrText xml:space="preserve"> </w:instrText>
        </w:r>
        <w:r>
          <w:instrText>HYPERLINK \l "_Toc496820089"</w:instrText>
        </w:r>
        <w:r w:rsidRPr="00001652">
          <w:rPr>
            <w:rStyle w:val="Hyperlink"/>
          </w:rPr>
          <w:instrText xml:space="preserve"> </w:instrText>
        </w:r>
        <w:r w:rsidRPr="00001652">
          <w:rPr>
            <w:rStyle w:val="Hyperlink"/>
          </w:rPr>
        </w:r>
        <w:r w:rsidRPr="00001652">
          <w:rPr>
            <w:rStyle w:val="Hyperlink"/>
          </w:rPr>
          <w:fldChar w:fldCharType="separate"/>
        </w:r>
        <w:r w:rsidRPr="00001652">
          <w:rPr>
            <w:rStyle w:val="Hyperlink"/>
          </w:rPr>
          <w:t>4.1</w:t>
        </w:r>
        <w:r>
          <w:rPr>
            <w:rFonts w:asciiTheme="minorHAnsi" w:eastAsiaTheme="minorEastAsia" w:hAnsiTheme="minorHAnsi" w:cstheme="minorBidi"/>
            <w:sz w:val="22"/>
            <w:szCs w:val="22"/>
            <w:lang w:val="en-AU" w:eastAsia="en-AU"/>
          </w:rPr>
          <w:tab/>
        </w:r>
        <w:r w:rsidRPr="00001652">
          <w:rPr>
            <w:rStyle w:val="Hyperlink"/>
          </w:rPr>
          <w:t>Goals and Guidelines</w:t>
        </w:r>
        <w:r>
          <w:rPr>
            <w:webHidden/>
          </w:rPr>
          <w:tab/>
        </w:r>
        <w:r>
          <w:rPr>
            <w:webHidden/>
          </w:rPr>
          <w:fldChar w:fldCharType="begin"/>
        </w:r>
        <w:r>
          <w:rPr>
            <w:webHidden/>
          </w:rPr>
          <w:instrText xml:space="preserve"> PAGEREF _Toc496820089 \h </w:instrText>
        </w:r>
        <w:r>
          <w:rPr>
            <w:webHidden/>
          </w:rPr>
        </w:r>
      </w:ins>
      <w:r>
        <w:rPr>
          <w:webHidden/>
        </w:rPr>
        <w:fldChar w:fldCharType="separate"/>
      </w:r>
      <w:ins w:id="100" w:author="Heinrich, Danielle - heidl003" w:date="2017-10-26T22:25:00Z">
        <w:r>
          <w:rPr>
            <w:webHidden/>
          </w:rPr>
          <w:t>22</w:t>
        </w:r>
        <w:r>
          <w:rPr>
            <w:webHidden/>
          </w:rPr>
          <w:fldChar w:fldCharType="end"/>
        </w:r>
        <w:r w:rsidRPr="00001652">
          <w:rPr>
            <w:rStyle w:val="Hyperlink"/>
          </w:rPr>
          <w:fldChar w:fldCharType="end"/>
        </w:r>
      </w:ins>
    </w:p>
    <w:p w14:paraId="121D1382" w14:textId="5818CE2E" w:rsidR="00762D9B" w:rsidRDefault="00762D9B">
      <w:pPr>
        <w:pStyle w:val="TOC2"/>
        <w:rPr>
          <w:ins w:id="101" w:author="Heinrich, Danielle - heidl003" w:date="2017-10-26T22:25:00Z"/>
          <w:rFonts w:asciiTheme="minorHAnsi" w:eastAsiaTheme="minorEastAsia" w:hAnsiTheme="minorHAnsi" w:cstheme="minorBidi"/>
          <w:sz w:val="22"/>
          <w:szCs w:val="22"/>
          <w:lang w:val="en-AU" w:eastAsia="en-AU"/>
        </w:rPr>
      </w:pPr>
      <w:ins w:id="102" w:author="Heinrich, Danielle - heidl003" w:date="2017-10-26T22:25:00Z">
        <w:r w:rsidRPr="00001652">
          <w:rPr>
            <w:rStyle w:val="Hyperlink"/>
          </w:rPr>
          <w:fldChar w:fldCharType="begin"/>
        </w:r>
        <w:r w:rsidRPr="00001652">
          <w:rPr>
            <w:rStyle w:val="Hyperlink"/>
          </w:rPr>
          <w:instrText xml:space="preserve"> </w:instrText>
        </w:r>
        <w:r>
          <w:instrText>HYPERLINK \l "_Toc496820090"</w:instrText>
        </w:r>
        <w:r w:rsidRPr="00001652">
          <w:rPr>
            <w:rStyle w:val="Hyperlink"/>
          </w:rPr>
          <w:instrText xml:space="preserve"> </w:instrText>
        </w:r>
        <w:r w:rsidRPr="00001652">
          <w:rPr>
            <w:rStyle w:val="Hyperlink"/>
          </w:rPr>
        </w:r>
        <w:r w:rsidRPr="00001652">
          <w:rPr>
            <w:rStyle w:val="Hyperlink"/>
          </w:rPr>
          <w:fldChar w:fldCharType="separate"/>
        </w:r>
        <w:r w:rsidRPr="00001652">
          <w:rPr>
            <w:rStyle w:val="Hyperlink"/>
          </w:rPr>
          <w:t>4.2</w:t>
        </w:r>
        <w:r>
          <w:rPr>
            <w:rFonts w:asciiTheme="minorHAnsi" w:eastAsiaTheme="minorEastAsia" w:hAnsiTheme="minorHAnsi" w:cstheme="minorBidi"/>
            <w:sz w:val="22"/>
            <w:szCs w:val="22"/>
            <w:lang w:val="en-AU" w:eastAsia="en-AU"/>
          </w:rPr>
          <w:tab/>
        </w:r>
        <w:r w:rsidRPr="00001652">
          <w:rPr>
            <w:rStyle w:val="Hyperlink"/>
          </w:rPr>
          <w:t>Development Methods &amp; Contingencies</w:t>
        </w:r>
        <w:r>
          <w:rPr>
            <w:webHidden/>
          </w:rPr>
          <w:tab/>
        </w:r>
        <w:r>
          <w:rPr>
            <w:webHidden/>
          </w:rPr>
          <w:fldChar w:fldCharType="begin"/>
        </w:r>
        <w:r>
          <w:rPr>
            <w:webHidden/>
          </w:rPr>
          <w:instrText xml:space="preserve"> PAGEREF _Toc496820090 \h </w:instrText>
        </w:r>
        <w:r>
          <w:rPr>
            <w:webHidden/>
          </w:rPr>
        </w:r>
      </w:ins>
      <w:r>
        <w:rPr>
          <w:webHidden/>
        </w:rPr>
        <w:fldChar w:fldCharType="separate"/>
      </w:r>
      <w:ins w:id="103" w:author="Heinrich, Danielle - heidl003" w:date="2017-10-26T22:25:00Z">
        <w:r>
          <w:rPr>
            <w:webHidden/>
          </w:rPr>
          <w:t>23</w:t>
        </w:r>
        <w:r>
          <w:rPr>
            <w:webHidden/>
          </w:rPr>
          <w:fldChar w:fldCharType="end"/>
        </w:r>
        <w:r w:rsidRPr="00001652">
          <w:rPr>
            <w:rStyle w:val="Hyperlink"/>
          </w:rPr>
          <w:fldChar w:fldCharType="end"/>
        </w:r>
      </w:ins>
    </w:p>
    <w:p w14:paraId="00821721" w14:textId="2319AACB" w:rsidR="00762D9B" w:rsidRDefault="00762D9B">
      <w:pPr>
        <w:pStyle w:val="TOC1"/>
        <w:rPr>
          <w:ins w:id="104" w:author="Heinrich, Danielle - heidl003" w:date="2017-10-26T22:25:00Z"/>
          <w:rFonts w:asciiTheme="minorHAnsi" w:eastAsiaTheme="minorEastAsia" w:hAnsiTheme="minorHAnsi" w:cstheme="minorBidi"/>
          <w:b w:val="0"/>
          <w:sz w:val="22"/>
          <w:szCs w:val="22"/>
          <w:lang w:val="en-AU" w:eastAsia="en-AU"/>
        </w:rPr>
      </w:pPr>
      <w:ins w:id="105" w:author="Heinrich, Danielle - heidl003" w:date="2017-10-26T22:25:00Z">
        <w:r w:rsidRPr="00001652">
          <w:rPr>
            <w:rStyle w:val="Hyperlink"/>
          </w:rPr>
          <w:fldChar w:fldCharType="begin"/>
        </w:r>
        <w:r w:rsidRPr="00001652">
          <w:rPr>
            <w:rStyle w:val="Hyperlink"/>
          </w:rPr>
          <w:instrText xml:space="preserve"> </w:instrText>
        </w:r>
        <w:r>
          <w:instrText>HYPERLINK \l "_Toc496820091"</w:instrText>
        </w:r>
        <w:r w:rsidRPr="00001652">
          <w:rPr>
            <w:rStyle w:val="Hyperlink"/>
          </w:rPr>
          <w:instrText xml:space="preserve"> </w:instrText>
        </w:r>
        <w:r w:rsidRPr="00001652">
          <w:rPr>
            <w:rStyle w:val="Hyperlink"/>
          </w:rPr>
        </w:r>
        <w:r w:rsidRPr="00001652">
          <w:rPr>
            <w:rStyle w:val="Hyperlink"/>
          </w:rPr>
          <w:fldChar w:fldCharType="separate"/>
        </w:r>
        <w:r w:rsidRPr="00001652">
          <w:rPr>
            <w:rStyle w:val="Hyperlink"/>
          </w:rPr>
          <w:t>5.</w:t>
        </w:r>
        <w:r>
          <w:rPr>
            <w:rFonts w:asciiTheme="minorHAnsi" w:eastAsiaTheme="minorEastAsia" w:hAnsiTheme="minorHAnsi" w:cstheme="minorBidi"/>
            <w:b w:val="0"/>
            <w:sz w:val="22"/>
            <w:szCs w:val="22"/>
            <w:lang w:val="en-AU" w:eastAsia="en-AU"/>
          </w:rPr>
          <w:tab/>
        </w:r>
        <w:r w:rsidRPr="00001652">
          <w:rPr>
            <w:rStyle w:val="Hyperlink"/>
          </w:rPr>
          <w:t>Operational Scenarios</w:t>
        </w:r>
        <w:r>
          <w:rPr>
            <w:webHidden/>
          </w:rPr>
          <w:tab/>
        </w:r>
        <w:r>
          <w:rPr>
            <w:webHidden/>
          </w:rPr>
          <w:fldChar w:fldCharType="begin"/>
        </w:r>
        <w:r>
          <w:rPr>
            <w:webHidden/>
          </w:rPr>
          <w:instrText xml:space="preserve"> PAGEREF _Toc496820091 \h </w:instrText>
        </w:r>
        <w:r>
          <w:rPr>
            <w:webHidden/>
          </w:rPr>
        </w:r>
      </w:ins>
      <w:r>
        <w:rPr>
          <w:webHidden/>
        </w:rPr>
        <w:fldChar w:fldCharType="separate"/>
      </w:r>
      <w:ins w:id="106" w:author="Heinrich, Danielle - heidl003" w:date="2017-10-26T22:25:00Z">
        <w:r>
          <w:rPr>
            <w:webHidden/>
          </w:rPr>
          <w:t>24</w:t>
        </w:r>
        <w:r>
          <w:rPr>
            <w:webHidden/>
          </w:rPr>
          <w:fldChar w:fldCharType="end"/>
        </w:r>
        <w:r w:rsidRPr="00001652">
          <w:rPr>
            <w:rStyle w:val="Hyperlink"/>
          </w:rPr>
          <w:fldChar w:fldCharType="end"/>
        </w:r>
      </w:ins>
    </w:p>
    <w:p w14:paraId="19BE099C" w14:textId="7B59985B" w:rsidR="00762D9B" w:rsidRDefault="00762D9B">
      <w:pPr>
        <w:pStyle w:val="TOC2"/>
        <w:rPr>
          <w:ins w:id="107" w:author="Heinrich, Danielle - heidl003" w:date="2017-10-26T22:25:00Z"/>
          <w:rFonts w:asciiTheme="minorHAnsi" w:eastAsiaTheme="minorEastAsia" w:hAnsiTheme="minorHAnsi" w:cstheme="minorBidi"/>
          <w:sz w:val="22"/>
          <w:szCs w:val="22"/>
          <w:lang w:val="en-AU" w:eastAsia="en-AU"/>
        </w:rPr>
      </w:pPr>
      <w:ins w:id="108" w:author="Heinrich, Danielle - heidl003" w:date="2017-10-26T22:25:00Z">
        <w:r w:rsidRPr="00001652">
          <w:rPr>
            <w:rStyle w:val="Hyperlink"/>
          </w:rPr>
          <w:fldChar w:fldCharType="begin"/>
        </w:r>
        <w:r w:rsidRPr="00001652">
          <w:rPr>
            <w:rStyle w:val="Hyperlink"/>
          </w:rPr>
          <w:instrText xml:space="preserve"> </w:instrText>
        </w:r>
        <w:r>
          <w:instrText>HYPERLINK \l "_Toc496820092"</w:instrText>
        </w:r>
        <w:r w:rsidRPr="00001652">
          <w:rPr>
            <w:rStyle w:val="Hyperlink"/>
          </w:rPr>
          <w:instrText xml:space="preserve"> </w:instrText>
        </w:r>
        <w:r w:rsidRPr="00001652">
          <w:rPr>
            <w:rStyle w:val="Hyperlink"/>
          </w:rPr>
        </w:r>
        <w:r w:rsidRPr="00001652">
          <w:rPr>
            <w:rStyle w:val="Hyperlink"/>
          </w:rPr>
          <w:fldChar w:fldCharType="separate"/>
        </w:r>
        <w:r w:rsidRPr="00001652">
          <w:rPr>
            <w:rStyle w:val="Hyperlink"/>
            <w:lang w:eastAsia="ar-SA"/>
          </w:rPr>
          <w:t>5.1</w:t>
        </w:r>
        <w:r>
          <w:rPr>
            <w:rFonts w:asciiTheme="minorHAnsi" w:eastAsiaTheme="minorEastAsia" w:hAnsiTheme="minorHAnsi" w:cstheme="minorBidi"/>
            <w:sz w:val="22"/>
            <w:szCs w:val="22"/>
            <w:lang w:val="en-AU" w:eastAsia="en-AU"/>
          </w:rPr>
          <w:tab/>
        </w:r>
        <w:r w:rsidRPr="00001652">
          <w:rPr>
            <w:rStyle w:val="Hyperlink"/>
          </w:rPr>
          <w:t>Key System Actors</w:t>
        </w:r>
        <w:r>
          <w:rPr>
            <w:webHidden/>
          </w:rPr>
          <w:tab/>
        </w:r>
        <w:r>
          <w:rPr>
            <w:webHidden/>
          </w:rPr>
          <w:fldChar w:fldCharType="begin"/>
        </w:r>
        <w:r>
          <w:rPr>
            <w:webHidden/>
          </w:rPr>
          <w:instrText xml:space="preserve"> PAGEREF _Toc496820092 \h </w:instrText>
        </w:r>
        <w:r>
          <w:rPr>
            <w:webHidden/>
          </w:rPr>
        </w:r>
      </w:ins>
      <w:r>
        <w:rPr>
          <w:webHidden/>
        </w:rPr>
        <w:fldChar w:fldCharType="separate"/>
      </w:r>
      <w:ins w:id="109" w:author="Heinrich, Danielle - heidl003" w:date="2017-10-26T22:25:00Z">
        <w:r>
          <w:rPr>
            <w:webHidden/>
          </w:rPr>
          <w:t>24</w:t>
        </w:r>
        <w:r>
          <w:rPr>
            <w:webHidden/>
          </w:rPr>
          <w:fldChar w:fldCharType="end"/>
        </w:r>
        <w:r w:rsidRPr="00001652">
          <w:rPr>
            <w:rStyle w:val="Hyperlink"/>
          </w:rPr>
          <w:fldChar w:fldCharType="end"/>
        </w:r>
      </w:ins>
    </w:p>
    <w:p w14:paraId="2A835721" w14:textId="6C47FA50" w:rsidR="00762D9B" w:rsidRDefault="00762D9B">
      <w:pPr>
        <w:pStyle w:val="TOC2"/>
        <w:rPr>
          <w:ins w:id="110" w:author="Heinrich, Danielle - heidl003" w:date="2017-10-26T22:25:00Z"/>
          <w:rFonts w:asciiTheme="minorHAnsi" w:eastAsiaTheme="minorEastAsia" w:hAnsiTheme="minorHAnsi" w:cstheme="minorBidi"/>
          <w:sz w:val="22"/>
          <w:szCs w:val="22"/>
          <w:lang w:val="en-AU" w:eastAsia="en-AU"/>
        </w:rPr>
      </w:pPr>
      <w:ins w:id="111" w:author="Heinrich, Danielle - heidl003" w:date="2017-10-26T22:25:00Z">
        <w:r w:rsidRPr="00001652">
          <w:rPr>
            <w:rStyle w:val="Hyperlink"/>
          </w:rPr>
          <w:fldChar w:fldCharType="begin"/>
        </w:r>
        <w:r w:rsidRPr="00001652">
          <w:rPr>
            <w:rStyle w:val="Hyperlink"/>
          </w:rPr>
          <w:instrText xml:space="preserve"> </w:instrText>
        </w:r>
        <w:r>
          <w:instrText>HYPERLINK \l "_Toc496820093"</w:instrText>
        </w:r>
        <w:r w:rsidRPr="00001652">
          <w:rPr>
            <w:rStyle w:val="Hyperlink"/>
          </w:rPr>
          <w:instrText xml:space="preserve"> </w:instrText>
        </w:r>
        <w:r w:rsidRPr="00001652">
          <w:rPr>
            <w:rStyle w:val="Hyperlink"/>
          </w:rPr>
        </w:r>
        <w:r w:rsidRPr="00001652">
          <w:rPr>
            <w:rStyle w:val="Hyperlink"/>
          </w:rPr>
          <w:fldChar w:fldCharType="separate"/>
        </w:r>
        <w:r w:rsidRPr="00001652">
          <w:rPr>
            <w:rStyle w:val="Hyperlink"/>
          </w:rPr>
          <w:t>5.2</w:t>
        </w:r>
        <w:r>
          <w:rPr>
            <w:rFonts w:asciiTheme="minorHAnsi" w:eastAsiaTheme="minorEastAsia" w:hAnsiTheme="minorHAnsi" w:cstheme="minorBidi"/>
            <w:sz w:val="22"/>
            <w:szCs w:val="22"/>
            <w:lang w:val="en-AU" w:eastAsia="en-AU"/>
          </w:rPr>
          <w:tab/>
        </w:r>
        <w:r w:rsidRPr="00001652">
          <w:rPr>
            <w:rStyle w:val="Hyperlink"/>
          </w:rPr>
          <w:t>Use Case Descriptions</w:t>
        </w:r>
        <w:r>
          <w:rPr>
            <w:webHidden/>
          </w:rPr>
          <w:tab/>
        </w:r>
        <w:r>
          <w:rPr>
            <w:webHidden/>
          </w:rPr>
          <w:fldChar w:fldCharType="begin"/>
        </w:r>
        <w:r>
          <w:rPr>
            <w:webHidden/>
          </w:rPr>
          <w:instrText xml:space="preserve"> PAGEREF _Toc496820093 \h </w:instrText>
        </w:r>
        <w:r>
          <w:rPr>
            <w:webHidden/>
          </w:rPr>
        </w:r>
      </w:ins>
      <w:r>
        <w:rPr>
          <w:webHidden/>
        </w:rPr>
        <w:fldChar w:fldCharType="separate"/>
      </w:r>
      <w:ins w:id="112" w:author="Heinrich, Danielle - heidl003" w:date="2017-10-26T22:25:00Z">
        <w:r>
          <w:rPr>
            <w:webHidden/>
          </w:rPr>
          <w:t>24</w:t>
        </w:r>
        <w:r>
          <w:rPr>
            <w:webHidden/>
          </w:rPr>
          <w:fldChar w:fldCharType="end"/>
        </w:r>
        <w:r w:rsidRPr="00001652">
          <w:rPr>
            <w:rStyle w:val="Hyperlink"/>
          </w:rPr>
          <w:fldChar w:fldCharType="end"/>
        </w:r>
      </w:ins>
    </w:p>
    <w:p w14:paraId="0BB24779" w14:textId="4FF5FDA1" w:rsidR="00762D9B" w:rsidRDefault="00762D9B">
      <w:pPr>
        <w:pStyle w:val="TOC2"/>
        <w:rPr>
          <w:ins w:id="113" w:author="Heinrich, Danielle - heidl003" w:date="2017-10-26T22:25:00Z"/>
          <w:rFonts w:asciiTheme="minorHAnsi" w:eastAsiaTheme="minorEastAsia" w:hAnsiTheme="minorHAnsi" w:cstheme="minorBidi"/>
          <w:sz w:val="22"/>
          <w:szCs w:val="22"/>
          <w:lang w:val="en-AU" w:eastAsia="en-AU"/>
        </w:rPr>
      </w:pPr>
      <w:ins w:id="114" w:author="Heinrich, Danielle - heidl003" w:date="2017-10-26T22:25:00Z">
        <w:r w:rsidRPr="00001652">
          <w:rPr>
            <w:rStyle w:val="Hyperlink"/>
          </w:rPr>
          <w:fldChar w:fldCharType="begin"/>
        </w:r>
        <w:r w:rsidRPr="00001652">
          <w:rPr>
            <w:rStyle w:val="Hyperlink"/>
          </w:rPr>
          <w:instrText xml:space="preserve"> </w:instrText>
        </w:r>
        <w:r>
          <w:instrText>HYPERLINK \l "_Toc496820094"</w:instrText>
        </w:r>
        <w:r w:rsidRPr="00001652">
          <w:rPr>
            <w:rStyle w:val="Hyperlink"/>
          </w:rPr>
          <w:instrText xml:space="preserve"> </w:instrText>
        </w:r>
        <w:r w:rsidRPr="00001652">
          <w:rPr>
            <w:rStyle w:val="Hyperlink"/>
          </w:rPr>
        </w:r>
        <w:r w:rsidRPr="00001652">
          <w:rPr>
            <w:rStyle w:val="Hyperlink"/>
          </w:rPr>
          <w:fldChar w:fldCharType="separate"/>
        </w:r>
        <w:r w:rsidRPr="00001652">
          <w:rPr>
            <w:rStyle w:val="Hyperlink"/>
            <w:lang w:eastAsia="ar-SA"/>
          </w:rPr>
          <w:t>5.3</w:t>
        </w:r>
        <w:r>
          <w:rPr>
            <w:rFonts w:asciiTheme="minorHAnsi" w:eastAsiaTheme="minorEastAsia" w:hAnsiTheme="minorHAnsi" w:cstheme="minorBidi"/>
            <w:sz w:val="22"/>
            <w:szCs w:val="22"/>
            <w:lang w:val="en-AU" w:eastAsia="en-AU"/>
          </w:rPr>
          <w:tab/>
        </w:r>
        <w:r w:rsidRPr="00001652">
          <w:rPr>
            <w:rStyle w:val="Hyperlink"/>
          </w:rPr>
          <w:t>Use Case Diagrams</w:t>
        </w:r>
        <w:r>
          <w:rPr>
            <w:webHidden/>
          </w:rPr>
          <w:tab/>
        </w:r>
        <w:r>
          <w:rPr>
            <w:webHidden/>
          </w:rPr>
          <w:fldChar w:fldCharType="begin"/>
        </w:r>
        <w:r>
          <w:rPr>
            <w:webHidden/>
          </w:rPr>
          <w:instrText xml:space="preserve"> PAGEREF _Toc496820094 \h </w:instrText>
        </w:r>
        <w:r>
          <w:rPr>
            <w:webHidden/>
          </w:rPr>
        </w:r>
      </w:ins>
      <w:r>
        <w:rPr>
          <w:webHidden/>
        </w:rPr>
        <w:fldChar w:fldCharType="separate"/>
      </w:r>
      <w:ins w:id="115" w:author="Heinrich, Danielle - heidl003" w:date="2017-10-26T22:25:00Z">
        <w:r>
          <w:rPr>
            <w:webHidden/>
          </w:rPr>
          <w:t>26</w:t>
        </w:r>
        <w:r>
          <w:rPr>
            <w:webHidden/>
          </w:rPr>
          <w:fldChar w:fldCharType="end"/>
        </w:r>
        <w:r w:rsidRPr="00001652">
          <w:rPr>
            <w:rStyle w:val="Hyperlink"/>
          </w:rPr>
          <w:fldChar w:fldCharType="end"/>
        </w:r>
      </w:ins>
    </w:p>
    <w:p w14:paraId="516CAACF" w14:textId="696F518D" w:rsidR="00762D9B" w:rsidRDefault="00762D9B">
      <w:pPr>
        <w:pStyle w:val="TOC1"/>
        <w:rPr>
          <w:ins w:id="116" w:author="Heinrich, Danielle - heidl003" w:date="2017-10-26T22:25:00Z"/>
          <w:rFonts w:asciiTheme="minorHAnsi" w:eastAsiaTheme="minorEastAsia" w:hAnsiTheme="minorHAnsi" w:cstheme="minorBidi"/>
          <w:b w:val="0"/>
          <w:sz w:val="22"/>
          <w:szCs w:val="22"/>
          <w:lang w:val="en-AU" w:eastAsia="en-AU"/>
        </w:rPr>
      </w:pPr>
      <w:ins w:id="117" w:author="Heinrich, Danielle - heidl003" w:date="2017-10-26T22:25:00Z">
        <w:r w:rsidRPr="00001652">
          <w:rPr>
            <w:rStyle w:val="Hyperlink"/>
          </w:rPr>
          <w:lastRenderedPageBreak/>
          <w:fldChar w:fldCharType="begin"/>
        </w:r>
        <w:r w:rsidRPr="00001652">
          <w:rPr>
            <w:rStyle w:val="Hyperlink"/>
          </w:rPr>
          <w:instrText xml:space="preserve"> </w:instrText>
        </w:r>
        <w:r>
          <w:instrText>HYPERLINK \l "_Toc496820095"</w:instrText>
        </w:r>
        <w:r w:rsidRPr="00001652">
          <w:rPr>
            <w:rStyle w:val="Hyperlink"/>
          </w:rPr>
          <w:instrText xml:space="preserve"> </w:instrText>
        </w:r>
        <w:r w:rsidRPr="00001652">
          <w:rPr>
            <w:rStyle w:val="Hyperlink"/>
          </w:rPr>
        </w:r>
        <w:r w:rsidRPr="00001652">
          <w:rPr>
            <w:rStyle w:val="Hyperlink"/>
          </w:rPr>
          <w:fldChar w:fldCharType="separate"/>
        </w:r>
        <w:r w:rsidRPr="00001652">
          <w:rPr>
            <w:rStyle w:val="Hyperlink"/>
          </w:rPr>
          <w:t>6.</w:t>
        </w:r>
        <w:r>
          <w:rPr>
            <w:rFonts w:asciiTheme="minorHAnsi" w:eastAsiaTheme="minorEastAsia" w:hAnsiTheme="minorHAnsi" w:cstheme="minorBidi"/>
            <w:b w:val="0"/>
            <w:sz w:val="22"/>
            <w:szCs w:val="22"/>
            <w:lang w:val="en-AU" w:eastAsia="en-AU"/>
          </w:rPr>
          <w:tab/>
        </w:r>
        <w:r w:rsidRPr="00001652">
          <w:rPr>
            <w:rStyle w:val="Hyperlink"/>
          </w:rPr>
          <w:t>System Architecture and Architecture Design</w:t>
        </w:r>
        <w:r>
          <w:rPr>
            <w:webHidden/>
          </w:rPr>
          <w:tab/>
        </w:r>
        <w:r>
          <w:rPr>
            <w:webHidden/>
          </w:rPr>
          <w:fldChar w:fldCharType="begin"/>
        </w:r>
        <w:r>
          <w:rPr>
            <w:webHidden/>
          </w:rPr>
          <w:instrText xml:space="preserve"> PAGEREF _Toc496820095 \h </w:instrText>
        </w:r>
        <w:r>
          <w:rPr>
            <w:webHidden/>
          </w:rPr>
        </w:r>
      </w:ins>
      <w:r>
        <w:rPr>
          <w:webHidden/>
        </w:rPr>
        <w:fldChar w:fldCharType="separate"/>
      </w:r>
      <w:ins w:id="118" w:author="Heinrich, Danielle - heidl003" w:date="2017-10-26T22:25:00Z">
        <w:r>
          <w:rPr>
            <w:webHidden/>
          </w:rPr>
          <w:t>29</w:t>
        </w:r>
        <w:r>
          <w:rPr>
            <w:webHidden/>
          </w:rPr>
          <w:fldChar w:fldCharType="end"/>
        </w:r>
        <w:r w:rsidRPr="00001652">
          <w:rPr>
            <w:rStyle w:val="Hyperlink"/>
          </w:rPr>
          <w:fldChar w:fldCharType="end"/>
        </w:r>
      </w:ins>
    </w:p>
    <w:p w14:paraId="50E1B215" w14:textId="1CE38F91" w:rsidR="00762D9B" w:rsidRDefault="00762D9B">
      <w:pPr>
        <w:pStyle w:val="TOC2"/>
        <w:rPr>
          <w:ins w:id="119" w:author="Heinrich, Danielle - heidl003" w:date="2017-10-26T22:25:00Z"/>
          <w:rFonts w:asciiTheme="minorHAnsi" w:eastAsiaTheme="minorEastAsia" w:hAnsiTheme="minorHAnsi" w:cstheme="minorBidi"/>
          <w:sz w:val="22"/>
          <w:szCs w:val="22"/>
          <w:lang w:val="en-AU" w:eastAsia="en-AU"/>
        </w:rPr>
      </w:pPr>
      <w:ins w:id="120" w:author="Heinrich, Danielle - heidl003" w:date="2017-10-26T22:25:00Z">
        <w:r w:rsidRPr="00001652">
          <w:rPr>
            <w:rStyle w:val="Hyperlink"/>
          </w:rPr>
          <w:fldChar w:fldCharType="begin"/>
        </w:r>
        <w:r w:rsidRPr="00001652">
          <w:rPr>
            <w:rStyle w:val="Hyperlink"/>
          </w:rPr>
          <w:instrText xml:space="preserve"> </w:instrText>
        </w:r>
        <w:r>
          <w:instrText>HYPERLINK \l "_Toc496820096"</w:instrText>
        </w:r>
        <w:r w:rsidRPr="00001652">
          <w:rPr>
            <w:rStyle w:val="Hyperlink"/>
          </w:rPr>
          <w:instrText xml:space="preserve"> </w:instrText>
        </w:r>
        <w:r w:rsidRPr="00001652">
          <w:rPr>
            <w:rStyle w:val="Hyperlink"/>
          </w:rPr>
        </w:r>
        <w:r w:rsidRPr="00001652">
          <w:rPr>
            <w:rStyle w:val="Hyperlink"/>
          </w:rPr>
          <w:fldChar w:fldCharType="separate"/>
        </w:r>
        <w:r w:rsidRPr="00001652">
          <w:rPr>
            <w:rStyle w:val="Hyperlink"/>
          </w:rPr>
          <w:t>6.1</w:t>
        </w:r>
        <w:r>
          <w:rPr>
            <w:rFonts w:asciiTheme="minorHAnsi" w:eastAsiaTheme="minorEastAsia" w:hAnsiTheme="minorHAnsi" w:cstheme="minorBidi"/>
            <w:sz w:val="22"/>
            <w:szCs w:val="22"/>
            <w:lang w:val="en-AU" w:eastAsia="en-AU"/>
          </w:rPr>
          <w:tab/>
        </w:r>
        <w:r w:rsidRPr="00001652">
          <w:rPr>
            <w:rStyle w:val="Hyperlink"/>
          </w:rPr>
          <w:t>Logical View</w:t>
        </w:r>
        <w:r>
          <w:rPr>
            <w:webHidden/>
          </w:rPr>
          <w:tab/>
        </w:r>
        <w:r>
          <w:rPr>
            <w:webHidden/>
          </w:rPr>
          <w:fldChar w:fldCharType="begin"/>
        </w:r>
        <w:r>
          <w:rPr>
            <w:webHidden/>
          </w:rPr>
          <w:instrText xml:space="preserve"> PAGEREF _Toc496820096 \h </w:instrText>
        </w:r>
        <w:r>
          <w:rPr>
            <w:webHidden/>
          </w:rPr>
        </w:r>
      </w:ins>
      <w:r>
        <w:rPr>
          <w:webHidden/>
        </w:rPr>
        <w:fldChar w:fldCharType="separate"/>
      </w:r>
      <w:ins w:id="121" w:author="Heinrich, Danielle - heidl003" w:date="2017-10-26T22:25:00Z">
        <w:r>
          <w:rPr>
            <w:webHidden/>
          </w:rPr>
          <w:t>29</w:t>
        </w:r>
        <w:r>
          <w:rPr>
            <w:webHidden/>
          </w:rPr>
          <w:fldChar w:fldCharType="end"/>
        </w:r>
        <w:r w:rsidRPr="00001652">
          <w:rPr>
            <w:rStyle w:val="Hyperlink"/>
          </w:rPr>
          <w:fldChar w:fldCharType="end"/>
        </w:r>
      </w:ins>
    </w:p>
    <w:p w14:paraId="7D79C0EB" w14:textId="731F460C" w:rsidR="00762D9B" w:rsidRDefault="00762D9B">
      <w:pPr>
        <w:pStyle w:val="TOC2"/>
        <w:rPr>
          <w:ins w:id="122" w:author="Heinrich, Danielle - heidl003" w:date="2017-10-26T22:25:00Z"/>
          <w:rFonts w:asciiTheme="minorHAnsi" w:eastAsiaTheme="minorEastAsia" w:hAnsiTheme="minorHAnsi" w:cstheme="minorBidi"/>
          <w:sz w:val="22"/>
          <w:szCs w:val="22"/>
          <w:lang w:val="en-AU" w:eastAsia="en-AU"/>
        </w:rPr>
      </w:pPr>
      <w:ins w:id="123" w:author="Heinrich, Danielle - heidl003" w:date="2017-10-26T22:25:00Z">
        <w:r w:rsidRPr="00001652">
          <w:rPr>
            <w:rStyle w:val="Hyperlink"/>
          </w:rPr>
          <w:fldChar w:fldCharType="begin"/>
        </w:r>
        <w:r w:rsidRPr="00001652">
          <w:rPr>
            <w:rStyle w:val="Hyperlink"/>
          </w:rPr>
          <w:instrText xml:space="preserve"> </w:instrText>
        </w:r>
        <w:r>
          <w:instrText>HYPERLINK \l "_Toc496820097"</w:instrText>
        </w:r>
        <w:r w:rsidRPr="00001652">
          <w:rPr>
            <w:rStyle w:val="Hyperlink"/>
          </w:rPr>
          <w:instrText xml:space="preserve"> </w:instrText>
        </w:r>
        <w:r w:rsidRPr="00001652">
          <w:rPr>
            <w:rStyle w:val="Hyperlink"/>
          </w:rPr>
        </w:r>
        <w:r w:rsidRPr="00001652">
          <w:rPr>
            <w:rStyle w:val="Hyperlink"/>
          </w:rPr>
          <w:fldChar w:fldCharType="separate"/>
        </w:r>
        <w:r w:rsidRPr="00001652">
          <w:rPr>
            <w:rStyle w:val="Hyperlink"/>
          </w:rPr>
          <w:t>6.2</w:t>
        </w:r>
        <w:r>
          <w:rPr>
            <w:rFonts w:asciiTheme="minorHAnsi" w:eastAsiaTheme="minorEastAsia" w:hAnsiTheme="minorHAnsi" w:cstheme="minorBidi"/>
            <w:sz w:val="22"/>
            <w:szCs w:val="22"/>
            <w:lang w:val="en-AU" w:eastAsia="en-AU"/>
          </w:rPr>
          <w:tab/>
        </w:r>
        <w:r w:rsidRPr="00001652">
          <w:rPr>
            <w:rStyle w:val="Hyperlink"/>
          </w:rPr>
          <w:t>Physical View</w:t>
        </w:r>
        <w:r>
          <w:rPr>
            <w:webHidden/>
          </w:rPr>
          <w:tab/>
        </w:r>
        <w:r>
          <w:rPr>
            <w:webHidden/>
          </w:rPr>
          <w:fldChar w:fldCharType="begin"/>
        </w:r>
        <w:r>
          <w:rPr>
            <w:webHidden/>
          </w:rPr>
          <w:instrText xml:space="preserve"> PAGEREF _Toc496820097 \h </w:instrText>
        </w:r>
        <w:r>
          <w:rPr>
            <w:webHidden/>
          </w:rPr>
        </w:r>
      </w:ins>
      <w:r>
        <w:rPr>
          <w:webHidden/>
        </w:rPr>
        <w:fldChar w:fldCharType="separate"/>
      </w:r>
      <w:ins w:id="124" w:author="Heinrich, Danielle - heidl003" w:date="2017-10-26T22:25:00Z">
        <w:r>
          <w:rPr>
            <w:webHidden/>
          </w:rPr>
          <w:t>34</w:t>
        </w:r>
        <w:r>
          <w:rPr>
            <w:webHidden/>
          </w:rPr>
          <w:fldChar w:fldCharType="end"/>
        </w:r>
        <w:r w:rsidRPr="00001652">
          <w:rPr>
            <w:rStyle w:val="Hyperlink"/>
          </w:rPr>
          <w:fldChar w:fldCharType="end"/>
        </w:r>
      </w:ins>
    </w:p>
    <w:p w14:paraId="42EAE9C9" w14:textId="1705EF07" w:rsidR="00762D9B" w:rsidRDefault="00762D9B">
      <w:pPr>
        <w:pStyle w:val="TOC2"/>
        <w:rPr>
          <w:ins w:id="125" w:author="Heinrich, Danielle - heidl003" w:date="2017-10-26T22:25:00Z"/>
          <w:rFonts w:asciiTheme="minorHAnsi" w:eastAsiaTheme="minorEastAsia" w:hAnsiTheme="minorHAnsi" w:cstheme="minorBidi"/>
          <w:sz w:val="22"/>
          <w:szCs w:val="22"/>
          <w:lang w:val="en-AU" w:eastAsia="en-AU"/>
        </w:rPr>
      </w:pPr>
      <w:ins w:id="126" w:author="Heinrich, Danielle - heidl003" w:date="2017-10-26T22:25:00Z">
        <w:r w:rsidRPr="00001652">
          <w:rPr>
            <w:rStyle w:val="Hyperlink"/>
          </w:rPr>
          <w:fldChar w:fldCharType="begin"/>
        </w:r>
        <w:r w:rsidRPr="00001652">
          <w:rPr>
            <w:rStyle w:val="Hyperlink"/>
          </w:rPr>
          <w:instrText xml:space="preserve"> </w:instrText>
        </w:r>
        <w:r>
          <w:instrText>HYPERLINK \l "_Toc496820098"</w:instrText>
        </w:r>
        <w:r w:rsidRPr="00001652">
          <w:rPr>
            <w:rStyle w:val="Hyperlink"/>
          </w:rPr>
          <w:instrText xml:space="preserve"> </w:instrText>
        </w:r>
        <w:r w:rsidRPr="00001652">
          <w:rPr>
            <w:rStyle w:val="Hyperlink"/>
          </w:rPr>
        </w:r>
        <w:r w:rsidRPr="00001652">
          <w:rPr>
            <w:rStyle w:val="Hyperlink"/>
          </w:rPr>
          <w:fldChar w:fldCharType="separate"/>
        </w:r>
        <w:r w:rsidRPr="00001652">
          <w:rPr>
            <w:rStyle w:val="Hyperlink"/>
          </w:rPr>
          <w:t>6.3</w:t>
        </w:r>
        <w:r>
          <w:rPr>
            <w:rFonts w:asciiTheme="minorHAnsi" w:eastAsiaTheme="minorEastAsia" w:hAnsiTheme="minorHAnsi" w:cstheme="minorBidi"/>
            <w:sz w:val="22"/>
            <w:szCs w:val="22"/>
            <w:lang w:val="en-AU" w:eastAsia="en-AU"/>
          </w:rPr>
          <w:tab/>
        </w:r>
        <w:r w:rsidRPr="00001652">
          <w:rPr>
            <w:rStyle w:val="Hyperlink"/>
          </w:rPr>
          <w:t>Information Architecture</w:t>
        </w:r>
        <w:r>
          <w:rPr>
            <w:webHidden/>
          </w:rPr>
          <w:tab/>
        </w:r>
        <w:r>
          <w:rPr>
            <w:webHidden/>
          </w:rPr>
          <w:fldChar w:fldCharType="begin"/>
        </w:r>
        <w:r>
          <w:rPr>
            <w:webHidden/>
          </w:rPr>
          <w:instrText xml:space="preserve"> PAGEREF _Toc496820098 \h </w:instrText>
        </w:r>
        <w:r>
          <w:rPr>
            <w:webHidden/>
          </w:rPr>
        </w:r>
      </w:ins>
      <w:r>
        <w:rPr>
          <w:webHidden/>
        </w:rPr>
        <w:fldChar w:fldCharType="separate"/>
      </w:r>
      <w:ins w:id="127" w:author="Heinrich, Danielle - heidl003" w:date="2017-10-26T22:25:00Z">
        <w:r>
          <w:rPr>
            <w:webHidden/>
          </w:rPr>
          <w:t>35</w:t>
        </w:r>
        <w:r>
          <w:rPr>
            <w:webHidden/>
          </w:rPr>
          <w:fldChar w:fldCharType="end"/>
        </w:r>
        <w:r w:rsidRPr="00001652">
          <w:rPr>
            <w:rStyle w:val="Hyperlink"/>
          </w:rPr>
          <w:fldChar w:fldCharType="end"/>
        </w:r>
      </w:ins>
    </w:p>
    <w:p w14:paraId="4917ABF2" w14:textId="2C31399C" w:rsidR="00762D9B" w:rsidRDefault="00762D9B">
      <w:pPr>
        <w:pStyle w:val="TOC3"/>
        <w:tabs>
          <w:tab w:val="left" w:pos="1382"/>
        </w:tabs>
        <w:rPr>
          <w:ins w:id="128" w:author="Heinrich, Danielle - heidl003" w:date="2017-10-26T22:25:00Z"/>
          <w:rFonts w:asciiTheme="minorHAnsi" w:eastAsiaTheme="minorEastAsia" w:hAnsiTheme="minorHAnsi" w:cstheme="minorBidi"/>
          <w:noProof/>
          <w:sz w:val="22"/>
          <w:szCs w:val="22"/>
          <w:lang w:val="en-AU" w:eastAsia="en-AU"/>
        </w:rPr>
      </w:pPr>
      <w:ins w:id="129" w:author="Heinrich, Danielle - heidl003" w:date="2017-10-26T22:25:00Z">
        <w:r w:rsidRPr="00001652">
          <w:rPr>
            <w:rStyle w:val="Hyperlink"/>
            <w:noProof/>
          </w:rPr>
          <w:fldChar w:fldCharType="begin"/>
        </w:r>
        <w:r w:rsidRPr="00001652">
          <w:rPr>
            <w:rStyle w:val="Hyperlink"/>
            <w:noProof/>
          </w:rPr>
          <w:instrText xml:space="preserve"> </w:instrText>
        </w:r>
        <w:r>
          <w:rPr>
            <w:noProof/>
          </w:rPr>
          <w:instrText>HYPERLINK \l "_Toc496820099"</w:instrText>
        </w:r>
        <w:r w:rsidRPr="00001652">
          <w:rPr>
            <w:rStyle w:val="Hyperlink"/>
            <w:noProof/>
          </w:rPr>
          <w:instrText xml:space="preserve"> </w:instrText>
        </w:r>
        <w:r w:rsidRPr="00001652">
          <w:rPr>
            <w:rStyle w:val="Hyperlink"/>
            <w:noProof/>
          </w:rPr>
        </w:r>
        <w:r w:rsidRPr="00001652">
          <w:rPr>
            <w:rStyle w:val="Hyperlink"/>
            <w:noProof/>
          </w:rPr>
          <w:fldChar w:fldCharType="separate"/>
        </w:r>
        <w:r w:rsidRPr="00001652">
          <w:rPr>
            <w:rStyle w:val="Hyperlink"/>
            <w:noProof/>
          </w:rPr>
          <w:t>6.3.1</w:t>
        </w:r>
        <w:r>
          <w:rPr>
            <w:rFonts w:asciiTheme="minorHAnsi" w:eastAsiaTheme="minorEastAsia" w:hAnsiTheme="minorHAnsi" w:cstheme="minorBidi"/>
            <w:noProof/>
            <w:sz w:val="22"/>
            <w:szCs w:val="22"/>
            <w:lang w:val="en-AU" w:eastAsia="en-AU"/>
          </w:rPr>
          <w:tab/>
        </w:r>
        <w:r w:rsidRPr="00001652">
          <w:rPr>
            <w:rStyle w:val="Hyperlink"/>
            <w:noProof/>
          </w:rPr>
          <w:t>Records Management</w:t>
        </w:r>
        <w:r>
          <w:rPr>
            <w:noProof/>
            <w:webHidden/>
          </w:rPr>
          <w:tab/>
        </w:r>
        <w:r>
          <w:rPr>
            <w:noProof/>
            <w:webHidden/>
          </w:rPr>
          <w:fldChar w:fldCharType="begin"/>
        </w:r>
        <w:r>
          <w:rPr>
            <w:noProof/>
            <w:webHidden/>
          </w:rPr>
          <w:instrText xml:space="preserve"> PAGEREF _Toc496820099 \h </w:instrText>
        </w:r>
        <w:r>
          <w:rPr>
            <w:noProof/>
            <w:webHidden/>
          </w:rPr>
        </w:r>
      </w:ins>
      <w:r>
        <w:rPr>
          <w:noProof/>
          <w:webHidden/>
        </w:rPr>
        <w:fldChar w:fldCharType="separate"/>
      </w:r>
      <w:ins w:id="130" w:author="Heinrich, Danielle - heidl003" w:date="2017-10-26T22:25:00Z">
        <w:r>
          <w:rPr>
            <w:noProof/>
            <w:webHidden/>
          </w:rPr>
          <w:t>35</w:t>
        </w:r>
        <w:r>
          <w:rPr>
            <w:noProof/>
            <w:webHidden/>
          </w:rPr>
          <w:fldChar w:fldCharType="end"/>
        </w:r>
        <w:r w:rsidRPr="00001652">
          <w:rPr>
            <w:rStyle w:val="Hyperlink"/>
            <w:noProof/>
          </w:rPr>
          <w:fldChar w:fldCharType="end"/>
        </w:r>
      </w:ins>
    </w:p>
    <w:p w14:paraId="2C2C3A48" w14:textId="0A6F4804" w:rsidR="00762D9B" w:rsidRDefault="00762D9B">
      <w:pPr>
        <w:pStyle w:val="TOC2"/>
        <w:rPr>
          <w:ins w:id="131" w:author="Heinrich, Danielle - heidl003" w:date="2017-10-26T22:25:00Z"/>
          <w:rFonts w:asciiTheme="minorHAnsi" w:eastAsiaTheme="minorEastAsia" w:hAnsiTheme="minorHAnsi" w:cstheme="minorBidi"/>
          <w:sz w:val="22"/>
          <w:szCs w:val="22"/>
          <w:lang w:val="en-AU" w:eastAsia="en-AU"/>
        </w:rPr>
      </w:pPr>
      <w:ins w:id="132" w:author="Heinrich, Danielle - heidl003" w:date="2017-10-26T22:25:00Z">
        <w:r w:rsidRPr="00001652">
          <w:rPr>
            <w:rStyle w:val="Hyperlink"/>
          </w:rPr>
          <w:fldChar w:fldCharType="begin"/>
        </w:r>
        <w:r w:rsidRPr="00001652">
          <w:rPr>
            <w:rStyle w:val="Hyperlink"/>
          </w:rPr>
          <w:instrText xml:space="preserve"> </w:instrText>
        </w:r>
        <w:r>
          <w:instrText>HYPERLINK \l "_Toc496820100"</w:instrText>
        </w:r>
        <w:r w:rsidRPr="00001652">
          <w:rPr>
            <w:rStyle w:val="Hyperlink"/>
          </w:rPr>
          <w:instrText xml:space="preserve"> </w:instrText>
        </w:r>
        <w:r w:rsidRPr="00001652">
          <w:rPr>
            <w:rStyle w:val="Hyperlink"/>
          </w:rPr>
        </w:r>
        <w:r w:rsidRPr="00001652">
          <w:rPr>
            <w:rStyle w:val="Hyperlink"/>
          </w:rPr>
          <w:fldChar w:fldCharType="separate"/>
        </w:r>
        <w:r w:rsidRPr="00001652">
          <w:rPr>
            <w:rStyle w:val="Hyperlink"/>
          </w:rPr>
          <w:t>6.4</w:t>
        </w:r>
        <w:r>
          <w:rPr>
            <w:rFonts w:asciiTheme="minorHAnsi" w:eastAsiaTheme="minorEastAsia" w:hAnsiTheme="minorHAnsi" w:cstheme="minorBidi"/>
            <w:sz w:val="22"/>
            <w:szCs w:val="22"/>
            <w:lang w:val="en-AU" w:eastAsia="en-AU"/>
          </w:rPr>
          <w:tab/>
        </w:r>
        <w:r w:rsidRPr="00001652">
          <w:rPr>
            <w:rStyle w:val="Hyperlink"/>
          </w:rPr>
          <w:t>Internal Communications Architecture</w:t>
        </w:r>
        <w:r>
          <w:rPr>
            <w:webHidden/>
          </w:rPr>
          <w:tab/>
        </w:r>
        <w:r>
          <w:rPr>
            <w:webHidden/>
          </w:rPr>
          <w:fldChar w:fldCharType="begin"/>
        </w:r>
        <w:r>
          <w:rPr>
            <w:webHidden/>
          </w:rPr>
          <w:instrText xml:space="preserve"> PAGEREF _Toc496820100 \h </w:instrText>
        </w:r>
        <w:r>
          <w:rPr>
            <w:webHidden/>
          </w:rPr>
        </w:r>
      </w:ins>
      <w:r>
        <w:rPr>
          <w:webHidden/>
        </w:rPr>
        <w:fldChar w:fldCharType="separate"/>
      </w:r>
      <w:ins w:id="133" w:author="Heinrich, Danielle - heidl003" w:date="2017-10-26T22:25:00Z">
        <w:r>
          <w:rPr>
            <w:webHidden/>
          </w:rPr>
          <w:t>48</w:t>
        </w:r>
        <w:r>
          <w:rPr>
            <w:webHidden/>
          </w:rPr>
          <w:fldChar w:fldCharType="end"/>
        </w:r>
        <w:r w:rsidRPr="00001652">
          <w:rPr>
            <w:rStyle w:val="Hyperlink"/>
          </w:rPr>
          <w:fldChar w:fldCharType="end"/>
        </w:r>
      </w:ins>
    </w:p>
    <w:p w14:paraId="37C4AE0E" w14:textId="4F334BB8" w:rsidR="00762D9B" w:rsidRDefault="00762D9B">
      <w:pPr>
        <w:pStyle w:val="TOC2"/>
        <w:rPr>
          <w:ins w:id="134" w:author="Heinrich, Danielle - heidl003" w:date="2017-10-26T22:25:00Z"/>
          <w:rFonts w:asciiTheme="minorHAnsi" w:eastAsiaTheme="minorEastAsia" w:hAnsiTheme="minorHAnsi" w:cstheme="minorBidi"/>
          <w:sz w:val="22"/>
          <w:szCs w:val="22"/>
          <w:lang w:val="en-AU" w:eastAsia="en-AU"/>
        </w:rPr>
      </w:pPr>
      <w:ins w:id="135" w:author="Heinrich, Danielle - heidl003" w:date="2017-10-26T22:25:00Z">
        <w:r w:rsidRPr="00001652">
          <w:rPr>
            <w:rStyle w:val="Hyperlink"/>
          </w:rPr>
          <w:fldChar w:fldCharType="begin"/>
        </w:r>
        <w:r w:rsidRPr="00001652">
          <w:rPr>
            <w:rStyle w:val="Hyperlink"/>
          </w:rPr>
          <w:instrText xml:space="preserve"> </w:instrText>
        </w:r>
        <w:r>
          <w:instrText>HYPERLINK \l "_Toc496820101"</w:instrText>
        </w:r>
        <w:r w:rsidRPr="00001652">
          <w:rPr>
            <w:rStyle w:val="Hyperlink"/>
          </w:rPr>
          <w:instrText xml:space="preserve"> </w:instrText>
        </w:r>
        <w:r w:rsidRPr="00001652">
          <w:rPr>
            <w:rStyle w:val="Hyperlink"/>
          </w:rPr>
        </w:r>
        <w:r w:rsidRPr="00001652">
          <w:rPr>
            <w:rStyle w:val="Hyperlink"/>
          </w:rPr>
          <w:fldChar w:fldCharType="separate"/>
        </w:r>
        <w:r w:rsidRPr="00001652">
          <w:rPr>
            <w:rStyle w:val="Hyperlink"/>
          </w:rPr>
          <w:t>6.5</w:t>
        </w:r>
        <w:r>
          <w:rPr>
            <w:rFonts w:asciiTheme="minorHAnsi" w:eastAsiaTheme="minorEastAsia" w:hAnsiTheme="minorHAnsi" w:cstheme="minorBidi"/>
            <w:sz w:val="22"/>
            <w:szCs w:val="22"/>
            <w:lang w:val="en-AU" w:eastAsia="en-AU"/>
          </w:rPr>
          <w:tab/>
        </w:r>
        <w:r w:rsidRPr="00001652">
          <w:rPr>
            <w:rStyle w:val="Hyperlink"/>
          </w:rPr>
          <w:t>System Architecture Diagram</w:t>
        </w:r>
        <w:r>
          <w:rPr>
            <w:webHidden/>
          </w:rPr>
          <w:tab/>
        </w:r>
        <w:r>
          <w:rPr>
            <w:webHidden/>
          </w:rPr>
          <w:fldChar w:fldCharType="begin"/>
        </w:r>
        <w:r>
          <w:rPr>
            <w:webHidden/>
          </w:rPr>
          <w:instrText xml:space="preserve"> PAGEREF _Toc496820101 \h </w:instrText>
        </w:r>
        <w:r>
          <w:rPr>
            <w:webHidden/>
          </w:rPr>
        </w:r>
      </w:ins>
      <w:r>
        <w:rPr>
          <w:webHidden/>
        </w:rPr>
        <w:fldChar w:fldCharType="separate"/>
      </w:r>
      <w:ins w:id="136" w:author="Heinrich, Danielle - heidl003" w:date="2017-10-26T22:25:00Z">
        <w:r>
          <w:rPr>
            <w:webHidden/>
          </w:rPr>
          <w:t>50</w:t>
        </w:r>
        <w:r>
          <w:rPr>
            <w:webHidden/>
          </w:rPr>
          <w:fldChar w:fldCharType="end"/>
        </w:r>
        <w:r w:rsidRPr="00001652">
          <w:rPr>
            <w:rStyle w:val="Hyperlink"/>
          </w:rPr>
          <w:fldChar w:fldCharType="end"/>
        </w:r>
      </w:ins>
    </w:p>
    <w:p w14:paraId="0F561705" w14:textId="0A3A37D7" w:rsidR="00762D9B" w:rsidRDefault="00762D9B">
      <w:pPr>
        <w:pStyle w:val="TOC1"/>
        <w:rPr>
          <w:ins w:id="137" w:author="Heinrich, Danielle - heidl003" w:date="2017-10-26T22:25:00Z"/>
          <w:rFonts w:asciiTheme="minorHAnsi" w:eastAsiaTheme="minorEastAsia" w:hAnsiTheme="minorHAnsi" w:cstheme="minorBidi"/>
          <w:b w:val="0"/>
          <w:sz w:val="22"/>
          <w:szCs w:val="22"/>
          <w:lang w:val="en-AU" w:eastAsia="en-AU"/>
        </w:rPr>
      </w:pPr>
      <w:ins w:id="138" w:author="Heinrich, Danielle - heidl003" w:date="2017-10-26T22:25:00Z">
        <w:r w:rsidRPr="00001652">
          <w:rPr>
            <w:rStyle w:val="Hyperlink"/>
          </w:rPr>
          <w:fldChar w:fldCharType="begin"/>
        </w:r>
        <w:r w:rsidRPr="00001652">
          <w:rPr>
            <w:rStyle w:val="Hyperlink"/>
          </w:rPr>
          <w:instrText xml:space="preserve"> </w:instrText>
        </w:r>
        <w:r>
          <w:instrText>HYPERLINK \l "_Toc496820102"</w:instrText>
        </w:r>
        <w:r w:rsidRPr="00001652">
          <w:rPr>
            <w:rStyle w:val="Hyperlink"/>
          </w:rPr>
          <w:instrText xml:space="preserve"> </w:instrText>
        </w:r>
        <w:r w:rsidRPr="00001652">
          <w:rPr>
            <w:rStyle w:val="Hyperlink"/>
          </w:rPr>
        </w:r>
        <w:r w:rsidRPr="00001652">
          <w:rPr>
            <w:rStyle w:val="Hyperlink"/>
          </w:rPr>
          <w:fldChar w:fldCharType="separate"/>
        </w:r>
        <w:r w:rsidRPr="00001652">
          <w:rPr>
            <w:rStyle w:val="Hyperlink"/>
          </w:rPr>
          <w:t>7.</w:t>
        </w:r>
        <w:r>
          <w:rPr>
            <w:rFonts w:asciiTheme="minorHAnsi" w:eastAsiaTheme="minorEastAsia" w:hAnsiTheme="minorHAnsi" w:cstheme="minorBidi"/>
            <w:b w:val="0"/>
            <w:sz w:val="22"/>
            <w:szCs w:val="22"/>
            <w:lang w:val="en-AU" w:eastAsia="en-AU"/>
          </w:rPr>
          <w:tab/>
        </w:r>
        <w:r w:rsidRPr="00001652">
          <w:rPr>
            <w:rStyle w:val="Hyperlink"/>
          </w:rPr>
          <w:t>System Design</w:t>
        </w:r>
        <w:r>
          <w:rPr>
            <w:webHidden/>
          </w:rPr>
          <w:tab/>
        </w:r>
        <w:r>
          <w:rPr>
            <w:webHidden/>
          </w:rPr>
          <w:fldChar w:fldCharType="begin"/>
        </w:r>
        <w:r>
          <w:rPr>
            <w:webHidden/>
          </w:rPr>
          <w:instrText xml:space="preserve"> PAGEREF _Toc496820102 \h </w:instrText>
        </w:r>
        <w:r>
          <w:rPr>
            <w:webHidden/>
          </w:rPr>
        </w:r>
      </w:ins>
      <w:r>
        <w:rPr>
          <w:webHidden/>
        </w:rPr>
        <w:fldChar w:fldCharType="separate"/>
      </w:r>
      <w:ins w:id="139" w:author="Heinrich, Danielle - heidl003" w:date="2017-10-26T22:25:00Z">
        <w:r>
          <w:rPr>
            <w:webHidden/>
          </w:rPr>
          <w:t>51</w:t>
        </w:r>
        <w:r>
          <w:rPr>
            <w:webHidden/>
          </w:rPr>
          <w:fldChar w:fldCharType="end"/>
        </w:r>
        <w:r w:rsidRPr="00001652">
          <w:rPr>
            <w:rStyle w:val="Hyperlink"/>
          </w:rPr>
          <w:fldChar w:fldCharType="end"/>
        </w:r>
      </w:ins>
    </w:p>
    <w:p w14:paraId="74BDDCAD" w14:textId="2A633CCA" w:rsidR="00762D9B" w:rsidRDefault="00762D9B">
      <w:pPr>
        <w:pStyle w:val="TOC2"/>
        <w:rPr>
          <w:ins w:id="140" w:author="Heinrich, Danielle - heidl003" w:date="2017-10-26T22:25:00Z"/>
          <w:rFonts w:asciiTheme="minorHAnsi" w:eastAsiaTheme="minorEastAsia" w:hAnsiTheme="minorHAnsi" w:cstheme="minorBidi"/>
          <w:sz w:val="22"/>
          <w:szCs w:val="22"/>
          <w:lang w:val="en-AU" w:eastAsia="en-AU"/>
        </w:rPr>
      </w:pPr>
      <w:ins w:id="141" w:author="Heinrich, Danielle - heidl003" w:date="2017-10-26T22:25:00Z">
        <w:r w:rsidRPr="00001652">
          <w:rPr>
            <w:rStyle w:val="Hyperlink"/>
          </w:rPr>
          <w:fldChar w:fldCharType="begin"/>
        </w:r>
        <w:r w:rsidRPr="00001652">
          <w:rPr>
            <w:rStyle w:val="Hyperlink"/>
          </w:rPr>
          <w:instrText xml:space="preserve"> </w:instrText>
        </w:r>
        <w:r>
          <w:instrText>HYPERLINK \l "_Toc496820103"</w:instrText>
        </w:r>
        <w:r w:rsidRPr="00001652">
          <w:rPr>
            <w:rStyle w:val="Hyperlink"/>
          </w:rPr>
          <w:instrText xml:space="preserve"> </w:instrText>
        </w:r>
        <w:r w:rsidRPr="00001652">
          <w:rPr>
            <w:rStyle w:val="Hyperlink"/>
          </w:rPr>
        </w:r>
        <w:r w:rsidRPr="00001652">
          <w:rPr>
            <w:rStyle w:val="Hyperlink"/>
          </w:rPr>
          <w:fldChar w:fldCharType="separate"/>
        </w:r>
        <w:r w:rsidRPr="00001652">
          <w:rPr>
            <w:rStyle w:val="Hyperlink"/>
          </w:rPr>
          <w:t>7.1</w:t>
        </w:r>
        <w:r>
          <w:rPr>
            <w:rFonts w:asciiTheme="minorHAnsi" w:eastAsiaTheme="minorEastAsia" w:hAnsiTheme="minorHAnsi" w:cstheme="minorBidi"/>
            <w:sz w:val="22"/>
            <w:szCs w:val="22"/>
            <w:lang w:val="en-AU" w:eastAsia="en-AU"/>
          </w:rPr>
          <w:tab/>
        </w:r>
        <w:r w:rsidRPr="00001652">
          <w:rPr>
            <w:rStyle w:val="Hyperlink"/>
          </w:rPr>
          <w:t>Database Design</w:t>
        </w:r>
        <w:r>
          <w:rPr>
            <w:webHidden/>
          </w:rPr>
          <w:tab/>
        </w:r>
        <w:r>
          <w:rPr>
            <w:webHidden/>
          </w:rPr>
          <w:fldChar w:fldCharType="begin"/>
        </w:r>
        <w:r>
          <w:rPr>
            <w:webHidden/>
          </w:rPr>
          <w:instrText xml:space="preserve"> PAGEREF _Toc496820103 \h </w:instrText>
        </w:r>
        <w:r>
          <w:rPr>
            <w:webHidden/>
          </w:rPr>
        </w:r>
      </w:ins>
      <w:r>
        <w:rPr>
          <w:webHidden/>
        </w:rPr>
        <w:fldChar w:fldCharType="separate"/>
      </w:r>
      <w:ins w:id="142" w:author="Heinrich, Danielle - heidl003" w:date="2017-10-26T22:25:00Z">
        <w:r>
          <w:rPr>
            <w:webHidden/>
          </w:rPr>
          <w:t>51</w:t>
        </w:r>
        <w:r>
          <w:rPr>
            <w:webHidden/>
          </w:rPr>
          <w:fldChar w:fldCharType="end"/>
        </w:r>
        <w:r w:rsidRPr="00001652">
          <w:rPr>
            <w:rStyle w:val="Hyperlink"/>
          </w:rPr>
          <w:fldChar w:fldCharType="end"/>
        </w:r>
      </w:ins>
    </w:p>
    <w:p w14:paraId="32C7CC17" w14:textId="02D842A8" w:rsidR="00762D9B" w:rsidRDefault="00762D9B">
      <w:pPr>
        <w:pStyle w:val="TOC3"/>
        <w:tabs>
          <w:tab w:val="left" w:pos="1382"/>
        </w:tabs>
        <w:rPr>
          <w:ins w:id="143" w:author="Heinrich, Danielle - heidl003" w:date="2017-10-26T22:25:00Z"/>
          <w:rFonts w:asciiTheme="minorHAnsi" w:eastAsiaTheme="minorEastAsia" w:hAnsiTheme="minorHAnsi" w:cstheme="minorBidi"/>
          <w:noProof/>
          <w:sz w:val="22"/>
          <w:szCs w:val="22"/>
          <w:lang w:val="en-AU" w:eastAsia="en-AU"/>
        </w:rPr>
      </w:pPr>
      <w:ins w:id="144" w:author="Heinrich, Danielle - heidl003" w:date="2017-10-26T22:25:00Z">
        <w:r w:rsidRPr="00001652">
          <w:rPr>
            <w:rStyle w:val="Hyperlink"/>
            <w:noProof/>
          </w:rPr>
          <w:fldChar w:fldCharType="begin"/>
        </w:r>
        <w:r w:rsidRPr="00001652">
          <w:rPr>
            <w:rStyle w:val="Hyperlink"/>
            <w:noProof/>
          </w:rPr>
          <w:instrText xml:space="preserve"> </w:instrText>
        </w:r>
        <w:r>
          <w:rPr>
            <w:noProof/>
          </w:rPr>
          <w:instrText>HYPERLINK \l "_Toc496820104"</w:instrText>
        </w:r>
        <w:r w:rsidRPr="00001652">
          <w:rPr>
            <w:rStyle w:val="Hyperlink"/>
            <w:noProof/>
          </w:rPr>
          <w:instrText xml:space="preserve"> </w:instrText>
        </w:r>
        <w:r w:rsidRPr="00001652">
          <w:rPr>
            <w:rStyle w:val="Hyperlink"/>
            <w:noProof/>
          </w:rPr>
        </w:r>
        <w:r w:rsidRPr="00001652">
          <w:rPr>
            <w:rStyle w:val="Hyperlink"/>
            <w:noProof/>
          </w:rPr>
          <w:fldChar w:fldCharType="separate"/>
        </w:r>
        <w:r w:rsidRPr="00001652">
          <w:rPr>
            <w:rStyle w:val="Hyperlink"/>
            <w:noProof/>
          </w:rPr>
          <w:t>7.1.1</w:t>
        </w:r>
        <w:r>
          <w:rPr>
            <w:rFonts w:asciiTheme="minorHAnsi" w:eastAsiaTheme="minorEastAsia" w:hAnsiTheme="minorHAnsi" w:cstheme="minorBidi"/>
            <w:noProof/>
            <w:sz w:val="22"/>
            <w:szCs w:val="22"/>
            <w:lang w:val="en-AU" w:eastAsia="en-AU"/>
          </w:rPr>
          <w:tab/>
        </w:r>
        <w:r w:rsidRPr="00001652">
          <w:rPr>
            <w:rStyle w:val="Hyperlink"/>
            <w:noProof/>
          </w:rPr>
          <w:t>Data Objects and Resultant Data Structures</w:t>
        </w:r>
        <w:r>
          <w:rPr>
            <w:noProof/>
            <w:webHidden/>
          </w:rPr>
          <w:tab/>
        </w:r>
        <w:r>
          <w:rPr>
            <w:noProof/>
            <w:webHidden/>
          </w:rPr>
          <w:fldChar w:fldCharType="begin"/>
        </w:r>
        <w:r>
          <w:rPr>
            <w:noProof/>
            <w:webHidden/>
          </w:rPr>
          <w:instrText xml:space="preserve"> PAGEREF _Toc496820104 \h </w:instrText>
        </w:r>
        <w:r>
          <w:rPr>
            <w:noProof/>
            <w:webHidden/>
          </w:rPr>
        </w:r>
      </w:ins>
      <w:r>
        <w:rPr>
          <w:noProof/>
          <w:webHidden/>
        </w:rPr>
        <w:fldChar w:fldCharType="separate"/>
      </w:r>
      <w:ins w:id="145" w:author="Heinrich, Danielle - heidl003" w:date="2017-10-26T22:25:00Z">
        <w:r>
          <w:rPr>
            <w:noProof/>
            <w:webHidden/>
          </w:rPr>
          <w:t>51</w:t>
        </w:r>
        <w:r>
          <w:rPr>
            <w:noProof/>
            <w:webHidden/>
          </w:rPr>
          <w:fldChar w:fldCharType="end"/>
        </w:r>
        <w:r w:rsidRPr="00001652">
          <w:rPr>
            <w:rStyle w:val="Hyperlink"/>
            <w:noProof/>
          </w:rPr>
          <w:fldChar w:fldCharType="end"/>
        </w:r>
      </w:ins>
    </w:p>
    <w:p w14:paraId="35ED4FEB" w14:textId="33D8C0F0" w:rsidR="00762D9B" w:rsidRDefault="00762D9B">
      <w:pPr>
        <w:pStyle w:val="TOC2"/>
        <w:rPr>
          <w:ins w:id="146" w:author="Heinrich, Danielle - heidl003" w:date="2017-10-26T22:25:00Z"/>
          <w:rFonts w:asciiTheme="minorHAnsi" w:eastAsiaTheme="minorEastAsia" w:hAnsiTheme="minorHAnsi" w:cstheme="minorBidi"/>
          <w:sz w:val="22"/>
          <w:szCs w:val="22"/>
          <w:lang w:val="en-AU" w:eastAsia="en-AU"/>
        </w:rPr>
      </w:pPr>
      <w:ins w:id="147" w:author="Heinrich, Danielle - heidl003" w:date="2017-10-26T22:25:00Z">
        <w:r w:rsidRPr="00001652">
          <w:rPr>
            <w:rStyle w:val="Hyperlink"/>
          </w:rPr>
          <w:fldChar w:fldCharType="begin"/>
        </w:r>
        <w:r w:rsidRPr="00001652">
          <w:rPr>
            <w:rStyle w:val="Hyperlink"/>
          </w:rPr>
          <w:instrText xml:space="preserve"> </w:instrText>
        </w:r>
        <w:r>
          <w:instrText>HYPERLINK \l "_Toc496820105"</w:instrText>
        </w:r>
        <w:r w:rsidRPr="00001652">
          <w:rPr>
            <w:rStyle w:val="Hyperlink"/>
          </w:rPr>
          <w:instrText xml:space="preserve"> </w:instrText>
        </w:r>
        <w:r w:rsidRPr="00001652">
          <w:rPr>
            <w:rStyle w:val="Hyperlink"/>
          </w:rPr>
        </w:r>
        <w:r w:rsidRPr="00001652">
          <w:rPr>
            <w:rStyle w:val="Hyperlink"/>
          </w:rPr>
          <w:fldChar w:fldCharType="separate"/>
        </w:r>
        <w:r w:rsidRPr="00001652">
          <w:rPr>
            <w:rStyle w:val="Hyperlink"/>
          </w:rPr>
          <w:t>7.2</w:t>
        </w:r>
        <w:r>
          <w:rPr>
            <w:rFonts w:asciiTheme="minorHAnsi" w:eastAsiaTheme="minorEastAsia" w:hAnsiTheme="minorHAnsi" w:cstheme="minorBidi"/>
            <w:sz w:val="22"/>
            <w:szCs w:val="22"/>
            <w:lang w:val="en-AU" w:eastAsia="en-AU"/>
          </w:rPr>
          <w:tab/>
        </w:r>
        <w:r w:rsidRPr="00001652">
          <w:rPr>
            <w:rStyle w:val="Hyperlink"/>
          </w:rPr>
          <w:t>Data Conversion</w:t>
        </w:r>
        <w:r>
          <w:rPr>
            <w:webHidden/>
          </w:rPr>
          <w:tab/>
        </w:r>
        <w:r>
          <w:rPr>
            <w:webHidden/>
          </w:rPr>
          <w:fldChar w:fldCharType="begin"/>
        </w:r>
        <w:r>
          <w:rPr>
            <w:webHidden/>
          </w:rPr>
          <w:instrText xml:space="preserve"> PAGEREF _Toc496820105 \h </w:instrText>
        </w:r>
        <w:r>
          <w:rPr>
            <w:webHidden/>
          </w:rPr>
        </w:r>
      </w:ins>
      <w:r>
        <w:rPr>
          <w:webHidden/>
        </w:rPr>
        <w:fldChar w:fldCharType="separate"/>
      </w:r>
      <w:ins w:id="148" w:author="Heinrich, Danielle - heidl003" w:date="2017-10-26T22:25:00Z">
        <w:r>
          <w:rPr>
            <w:webHidden/>
          </w:rPr>
          <w:t>51</w:t>
        </w:r>
        <w:r>
          <w:rPr>
            <w:webHidden/>
          </w:rPr>
          <w:fldChar w:fldCharType="end"/>
        </w:r>
        <w:r w:rsidRPr="00001652">
          <w:rPr>
            <w:rStyle w:val="Hyperlink"/>
          </w:rPr>
          <w:fldChar w:fldCharType="end"/>
        </w:r>
      </w:ins>
    </w:p>
    <w:p w14:paraId="6C1FC1BC" w14:textId="50A99536" w:rsidR="00762D9B" w:rsidRDefault="00762D9B">
      <w:pPr>
        <w:pStyle w:val="TOC2"/>
        <w:rPr>
          <w:ins w:id="149" w:author="Heinrich, Danielle - heidl003" w:date="2017-10-26T22:25:00Z"/>
          <w:rFonts w:asciiTheme="minorHAnsi" w:eastAsiaTheme="minorEastAsia" w:hAnsiTheme="minorHAnsi" w:cstheme="minorBidi"/>
          <w:sz w:val="22"/>
          <w:szCs w:val="22"/>
          <w:lang w:val="en-AU" w:eastAsia="en-AU"/>
        </w:rPr>
      </w:pPr>
      <w:ins w:id="150" w:author="Heinrich, Danielle - heidl003" w:date="2017-10-26T22:25:00Z">
        <w:r w:rsidRPr="00001652">
          <w:rPr>
            <w:rStyle w:val="Hyperlink"/>
          </w:rPr>
          <w:fldChar w:fldCharType="begin"/>
        </w:r>
        <w:r w:rsidRPr="00001652">
          <w:rPr>
            <w:rStyle w:val="Hyperlink"/>
          </w:rPr>
          <w:instrText xml:space="preserve"> </w:instrText>
        </w:r>
        <w:r>
          <w:instrText>HYPERLINK \l "_Toc496820106"</w:instrText>
        </w:r>
        <w:r w:rsidRPr="00001652">
          <w:rPr>
            <w:rStyle w:val="Hyperlink"/>
          </w:rPr>
          <w:instrText xml:space="preserve"> </w:instrText>
        </w:r>
        <w:r w:rsidRPr="00001652">
          <w:rPr>
            <w:rStyle w:val="Hyperlink"/>
          </w:rPr>
        </w:r>
        <w:r w:rsidRPr="00001652">
          <w:rPr>
            <w:rStyle w:val="Hyperlink"/>
          </w:rPr>
          <w:fldChar w:fldCharType="separate"/>
        </w:r>
        <w:r w:rsidRPr="00001652">
          <w:rPr>
            <w:rStyle w:val="Hyperlink"/>
          </w:rPr>
          <w:t>7.3</w:t>
        </w:r>
        <w:r>
          <w:rPr>
            <w:rFonts w:asciiTheme="minorHAnsi" w:eastAsiaTheme="minorEastAsia" w:hAnsiTheme="minorHAnsi" w:cstheme="minorBidi"/>
            <w:sz w:val="22"/>
            <w:szCs w:val="22"/>
            <w:lang w:val="en-AU" w:eastAsia="en-AU"/>
          </w:rPr>
          <w:tab/>
        </w:r>
        <w:r w:rsidRPr="00001652">
          <w:rPr>
            <w:rStyle w:val="Hyperlink"/>
          </w:rPr>
          <w:t>External Tools (APIs)</w:t>
        </w:r>
        <w:r>
          <w:rPr>
            <w:webHidden/>
          </w:rPr>
          <w:tab/>
        </w:r>
        <w:r>
          <w:rPr>
            <w:webHidden/>
          </w:rPr>
          <w:fldChar w:fldCharType="begin"/>
        </w:r>
        <w:r>
          <w:rPr>
            <w:webHidden/>
          </w:rPr>
          <w:instrText xml:space="preserve"> PAGEREF _Toc496820106 \h </w:instrText>
        </w:r>
        <w:r>
          <w:rPr>
            <w:webHidden/>
          </w:rPr>
        </w:r>
      </w:ins>
      <w:r>
        <w:rPr>
          <w:webHidden/>
        </w:rPr>
        <w:fldChar w:fldCharType="separate"/>
      </w:r>
      <w:ins w:id="151" w:author="Heinrich, Danielle - heidl003" w:date="2017-10-26T22:25:00Z">
        <w:r>
          <w:rPr>
            <w:webHidden/>
          </w:rPr>
          <w:t>51</w:t>
        </w:r>
        <w:r>
          <w:rPr>
            <w:webHidden/>
          </w:rPr>
          <w:fldChar w:fldCharType="end"/>
        </w:r>
        <w:r w:rsidRPr="00001652">
          <w:rPr>
            <w:rStyle w:val="Hyperlink"/>
          </w:rPr>
          <w:fldChar w:fldCharType="end"/>
        </w:r>
      </w:ins>
    </w:p>
    <w:p w14:paraId="1958418F" w14:textId="4675421D" w:rsidR="00762D9B" w:rsidRDefault="00762D9B">
      <w:pPr>
        <w:pStyle w:val="TOC2"/>
        <w:rPr>
          <w:ins w:id="152" w:author="Heinrich, Danielle - heidl003" w:date="2017-10-26T22:25:00Z"/>
          <w:rFonts w:asciiTheme="minorHAnsi" w:eastAsiaTheme="minorEastAsia" w:hAnsiTheme="minorHAnsi" w:cstheme="minorBidi"/>
          <w:sz w:val="22"/>
          <w:szCs w:val="22"/>
          <w:lang w:val="en-AU" w:eastAsia="en-AU"/>
        </w:rPr>
      </w:pPr>
      <w:ins w:id="153" w:author="Heinrich, Danielle - heidl003" w:date="2017-10-26T22:25:00Z">
        <w:r w:rsidRPr="00001652">
          <w:rPr>
            <w:rStyle w:val="Hyperlink"/>
          </w:rPr>
          <w:fldChar w:fldCharType="begin"/>
        </w:r>
        <w:r w:rsidRPr="00001652">
          <w:rPr>
            <w:rStyle w:val="Hyperlink"/>
          </w:rPr>
          <w:instrText xml:space="preserve"> </w:instrText>
        </w:r>
        <w:r>
          <w:instrText>HYPERLINK \l "_Toc496820107"</w:instrText>
        </w:r>
        <w:r w:rsidRPr="00001652">
          <w:rPr>
            <w:rStyle w:val="Hyperlink"/>
          </w:rPr>
          <w:instrText xml:space="preserve"> </w:instrText>
        </w:r>
        <w:r w:rsidRPr="00001652">
          <w:rPr>
            <w:rStyle w:val="Hyperlink"/>
          </w:rPr>
        </w:r>
        <w:r w:rsidRPr="00001652">
          <w:rPr>
            <w:rStyle w:val="Hyperlink"/>
          </w:rPr>
          <w:fldChar w:fldCharType="separate"/>
        </w:r>
        <w:r w:rsidRPr="00001652">
          <w:rPr>
            <w:rStyle w:val="Hyperlink"/>
          </w:rPr>
          <w:t>7.4</w:t>
        </w:r>
        <w:r>
          <w:rPr>
            <w:rFonts w:asciiTheme="minorHAnsi" w:eastAsiaTheme="minorEastAsia" w:hAnsiTheme="minorHAnsi" w:cstheme="minorBidi"/>
            <w:sz w:val="22"/>
            <w:szCs w:val="22"/>
            <w:lang w:val="en-AU" w:eastAsia="en-AU"/>
          </w:rPr>
          <w:tab/>
        </w:r>
        <w:r w:rsidRPr="00001652">
          <w:rPr>
            <w:rStyle w:val="Hyperlink"/>
          </w:rPr>
          <w:t>User Interface Design</w:t>
        </w:r>
        <w:r>
          <w:rPr>
            <w:webHidden/>
          </w:rPr>
          <w:tab/>
        </w:r>
        <w:r>
          <w:rPr>
            <w:webHidden/>
          </w:rPr>
          <w:fldChar w:fldCharType="begin"/>
        </w:r>
        <w:r>
          <w:rPr>
            <w:webHidden/>
          </w:rPr>
          <w:instrText xml:space="preserve"> PAGEREF _Toc496820107 \h </w:instrText>
        </w:r>
        <w:r>
          <w:rPr>
            <w:webHidden/>
          </w:rPr>
        </w:r>
      </w:ins>
      <w:r>
        <w:rPr>
          <w:webHidden/>
        </w:rPr>
        <w:fldChar w:fldCharType="separate"/>
      </w:r>
      <w:ins w:id="154" w:author="Heinrich, Danielle - heidl003" w:date="2017-10-26T22:25:00Z">
        <w:r>
          <w:rPr>
            <w:webHidden/>
          </w:rPr>
          <w:t>52</w:t>
        </w:r>
        <w:r>
          <w:rPr>
            <w:webHidden/>
          </w:rPr>
          <w:fldChar w:fldCharType="end"/>
        </w:r>
        <w:r w:rsidRPr="00001652">
          <w:rPr>
            <w:rStyle w:val="Hyperlink"/>
          </w:rPr>
          <w:fldChar w:fldCharType="end"/>
        </w:r>
      </w:ins>
    </w:p>
    <w:p w14:paraId="69D7D2F4" w14:textId="31C75272" w:rsidR="00762D9B" w:rsidRDefault="00762D9B">
      <w:pPr>
        <w:pStyle w:val="TOC1"/>
        <w:rPr>
          <w:ins w:id="155" w:author="Heinrich, Danielle - heidl003" w:date="2017-10-26T22:25:00Z"/>
          <w:rFonts w:asciiTheme="minorHAnsi" w:eastAsiaTheme="minorEastAsia" w:hAnsiTheme="minorHAnsi" w:cstheme="minorBidi"/>
          <w:b w:val="0"/>
          <w:sz w:val="22"/>
          <w:szCs w:val="22"/>
          <w:lang w:val="en-AU" w:eastAsia="en-AU"/>
        </w:rPr>
      </w:pPr>
      <w:ins w:id="156" w:author="Heinrich, Danielle - heidl003" w:date="2017-10-26T22:25:00Z">
        <w:r w:rsidRPr="00001652">
          <w:rPr>
            <w:rStyle w:val="Hyperlink"/>
          </w:rPr>
          <w:fldChar w:fldCharType="begin"/>
        </w:r>
        <w:r w:rsidRPr="00001652">
          <w:rPr>
            <w:rStyle w:val="Hyperlink"/>
          </w:rPr>
          <w:instrText xml:space="preserve"> </w:instrText>
        </w:r>
        <w:r>
          <w:instrText>HYPERLINK \l "_Toc496820108"</w:instrText>
        </w:r>
        <w:r w:rsidRPr="00001652">
          <w:rPr>
            <w:rStyle w:val="Hyperlink"/>
          </w:rPr>
          <w:instrText xml:space="preserve"> </w:instrText>
        </w:r>
        <w:r w:rsidRPr="00001652">
          <w:rPr>
            <w:rStyle w:val="Hyperlink"/>
          </w:rPr>
        </w:r>
        <w:r w:rsidRPr="00001652">
          <w:rPr>
            <w:rStyle w:val="Hyperlink"/>
          </w:rPr>
          <w:fldChar w:fldCharType="separate"/>
        </w:r>
        <w:r w:rsidRPr="00001652">
          <w:rPr>
            <w:rStyle w:val="Hyperlink"/>
          </w:rPr>
          <w:t>Appendix A: Record of Changes</w:t>
        </w:r>
        <w:r>
          <w:rPr>
            <w:webHidden/>
          </w:rPr>
          <w:tab/>
        </w:r>
        <w:r>
          <w:rPr>
            <w:webHidden/>
          </w:rPr>
          <w:fldChar w:fldCharType="begin"/>
        </w:r>
        <w:r>
          <w:rPr>
            <w:webHidden/>
          </w:rPr>
          <w:instrText xml:space="preserve"> PAGEREF _Toc496820108 \h </w:instrText>
        </w:r>
        <w:r>
          <w:rPr>
            <w:webHidden/>
          </w:rPr>
        </w:r>
      </w:ins>
      <w:r>
        <w:rPr>
          <w:webHidden/>
        </w:rPr>
        <w:fldChar w:fldCharType="separate"/>
      </w:r>
      <w:ins w:id="157" w:author="Heinrich, Danielle - heidl003" w:date="2017-10-26T22:25:00Z">
        <w:r>
          <w:rPr>
            <w:webHidden/>
          </w:rPr>
          <w:t>53</w:t>
        </w:r>
        <w:r>
          <w:rPr>
            <w:webHidden/>
          </w:rPr>
          <w:fldChar w:fldCharType="end"/>
        </w:r>
        <w:r w:rsidRPr="00001652">
          <w:rPr>
            <w:rStyle w:val="Hyperlink"/>
          </w:rPr>
          <w:fldChar w:fldCharType="end"/>
        </w:r>
      </w:ins>
    </w:p>
    <w:p w14:paraId="17C4C9D6" w14:textId="26B528EE" w:rsidR="00762D9B" w:rsidRDefault="00762D9B">
      <w:pPr>
        <w:pStyle w:val="TOC1"/>
        <w:rPr>
          <w:ins w:id="158" w:author="Heinrich, Danielle - heidl003" w:date="2017-10-26T22:25:00Z"/>
          <w:rFonts w:asciiTheme="minorHAnsi" w:eastAsiaTheme="minorEastAsia" w:hAnsiTheme="minorHAnsi" w:cstheme="minorBidi"/>
          <w:b w:val="0"/>
          <w:sz w:val="22"/>
          <w:szCs w:val="22"/>
          <w:lang w:val="en-AU" w:eastAsia="en-AU"/>
        </w:rPr>
      </w:pPr>
      <w:ins w:id="159" w:author="Heinrich, Danielle - heidl003" w:date="2017-10-26T22:25:00Z">
        <w:r w:rsidRPr="00001652">
          <w:rPr>
            <w:rStyle w:val="Hyperlink"/>
          </w:rPr>
          <w:fldChar w:fldCharType="begin"/>
        </w:r>
        <w:r w:rsidRPr="00001652">
          <w:rPr>
            <w:rStyle w:val="Hyperlink"/>
          </w:rPr>
          <w:instrText xml:space="preserve"> </w:instrText>
        </w:r>
        <w:r>
          <w:instrText>HYPERLINK \l "_Toc496820109"</w:instrText>
        </w:r>
        <w:r w:rsidRPr="00001652">
          <w:rPr>
            <w:rStyle w:val="Hyperlink"/>
          </w:rPr>
          <w:instrText xml:space="preserve"> </w:instrText>
        </w:r>
        <w:r w:rsidRPr="00001652">
          <w:rPr>
            <w:rStyle w:val="Hyperlink"/>
          </w:rPr>
        </w:r>
        <w:r w:rsidRPr="00001652">
          <w:rPr>
            <w:rStyle w:val="Hyperlink"/>
          </w:rPr>
          <w:fldChar w:fldCharType="separate"/>
        </w:r>
        <w:r w:rsidRPr="00001652">
          <w:rPr>
            <w:rStyle w:val="Hyperlink"/>
          </w:rPr>
          <w:t>Appendix B: Acronyms</w:t>
        </w:r>
        <w:r>
          <w:rPr>
            <w:webHidden/>
          </w:rPr>
          <w:tab/>
        </w:r>
        <w:r>
          <w:rPr>
            <w:webHidden/>
          </w:rPr>
          <w:fldChar w:fldCharType="begin"/>
        </w:r>
        <w:r>
          <w:rPr>
            <w:webHidden/>
          </w:rPr>
          <w:instrText xml:space="preserve"> PAGEREF _Toc496820109 \h </w:instrText>
        </w:r>
        <w:r>
          <w:rPr>
            <w:webHidden/>
          </w:rPr>
        </w:r>
      </w:ins>
      <w:r>
        <w:rPr>
          <w:webHidden/>
        </w:rPr>
        <w:fldChar w:fldCharType="separate"/>
      </w:r>
      <w:ins w:id="160" w:author="Heinrich, Danielle - heidl003" w:date="2017-10-26T22:25:00Z">
        <w:r>
          <w:rPr>
            <w:webHidden/>
          </w:rPr>
          <w:t>54</w:t>
        </w:r>
        <w:r>
          <w:rPr>
            <w:webHidden/>
          </w:rPr>
          <w:fldChar w:fldCharType="end"/>
        </w:r>
        <w:r w:rsidRPr="00001652">
          <w:rPr>
            <w:rStyle w:val="Hyperlink"/>
          </w:rPr>
          <w:fldChar w:fldCharType="end"/>
        </w:r>
      </w:ins>
    </w:p>
    <w:p w14:paraId="737FDF7F" w14:textId="7563332A" w:rsidR="00762D9B" w:rsidRDefault="00762D9B">
      <w:pPr>
        <w:pStyle w:val="TOC1"/>
        <w:rPr>
          <w:ins w:id="161" w:author="Heinrich, Danielle - heidl003" w:date="2017-10-26T22:25:00Z"/>
          <w:rFonts w:asciiTheme="minorHAnsi" w:eastAsiaTheme="minorEastAsia" w:hAnsiTheme="minorHAnsi" w:cstheme="minorBidi"/>
          <w:b w:val="0"/>
          <w:sz w:val="22"/>
          <w:szCs w:val="22"/>
          <w:lang w:val="en-AU" w:eastAsia="en-AU"/>
        </w:rPr>
      </w:pPr>
      <w:ins w:id="162" w:author="Heinrich, Danielle - heidl003" w:date="2017-10-26T22:25:00Z">
        <w:r w:rsidRPr="00001652">
          <w:rPr>
            <w:rStyle w:val="Hyperlink"/>
          </w:rPr>
          <w:fldChar w:fldCharType="begin"/>
        </w:r>
        <w:r w:rsidRPr="00001652">
          <w:rPr>
            <w:rStyle w:val="Hyperlink"/>
          </w:rPr>
          <w:instrText xml:space="preserve"> </w:instrText>
        </w:r>
        <w:r>
          <w:instrText>HYPERLINK \l "_Toc496820110"</w:instrText>
        </w:r>
        <w:r w:rsidRPr="00001652">
          <w:rPr>
            <w:rStyle w:val="Hyperlink"/>
          </w:rPr>
          <w:instrText xml:space="preserve"> </w:instrText>
        </w:r>
        <w:r w:rsidRPr="00001652">
          <w:rPr>
            <w:rStyle w:val="Hyperlink"/>
          </w:rPr>
        </w:r>
        <w:r w:rsidRPr="00001652">
          <w:rPr>
            <w:rStyle w:val="Hyperlink"/>
          </w:rPr>
          <w:fldChar w:fldCharType="separate"/>
        </w:r>
        <w:r w:rsidRPr="00001652">
          <w:rPr>
            <w:rStyle w:val="Hyperlink"/>
          </w:rPr>
          <w:t>Appendix C: Glossary</w:t>
        </w:r>
        <w:r>
          <w:rPr>
            <w:webHidden/>
          </w:rPr>
          <w:tab/>
        </w:r>
        <w:r>
          <w:rPr>
            <w:webHidden/>
          </w:rPr>
          <w:fldChar w:fldCharType="begin"/>
        </w:r>
        <w:r>
          <w:rPr>
            <w:webHidden/>
          </w:rPr>
          <w:instrText xml:space="preserve"> PAGEREF _Toc496820110 \h </w:instrText>
        </w:r>
        <w:r>
          <w:rPr>
            <w:webHidden/>
          </w:rPr>
        </w:r>
      </w:ins>
      <w:r>
        <w:rPr>
          <w:webHidden/>
        </w:rPr>
        <w:fldChar w:fldCharType="separate"/>
      </w:r>
      <w:ins w:id="163" w:author="Heinrich, Danielle - heidl003" w:date="2017-10-26T22:25:00Z">
        <w:r>
          <w:rPr>
            <w:webHidden/>
          </w:rPr>
          <w:t>55</w:t>
        </w:r>
        <w:r>
          <w:rPr>
            <w:webHidden/>
          </w:rPr>
          <w:fldChar w:fldCharType="end"/>
        </w:r>
        <w:r w:rsidRPr="00001652">
          <w:rPr>
            <w:rStyle w:val="Hyperlink"/>
          </w:rPr>
          <w:fldChar w:fldCharType="end"/>
        </w:r>
      </w:ins>
    </w:p>
    <w:p w14:paraId="0BADF34A" w14:textId="28D533F3" w:rsidR="00762D9B" w:rsidRDefault="00762D9B">
      <w:pPr>
        <w:pStyle w:val="TOC1"/>
        <w:rPr>
          <w:ins w:id="164" w:author="Heinrich, Danielle - heidl003" w:date="2017-10-26T22:25:00Z"/>
          <w:rFonts w:asciiTheme="minorHAnsi" w:eastAsiaTheme="minorEastAsia" w:hAnsiTheme="minorHAnsi" w:cstheme="minorBidi"/>
          <w:b w:val="0"/>
          <w:sz w:val="22"/>
          <w:szCs w:val="22"/>
          <w:lang w:val="en-AU" w:eastAsia="en-AU"/>
        </w:rPr>
      </w:pPr>
      <w:ins w:id="165" w:author="Heinrich, Danielle - heidl003" w:date="2017-10-26T22:25:00Z">
        <w:r w:rsidRPr="00001652">
          <w:rPr>
            <w:rStyle w:val="Hyperlink"/>
          </w:rPr>
          <w:fldChar w:fldCharType="begin"/>
        </w:r>
        <w:r w:rsidRPr="00001652">
          <w:rPr>
            <w:rStyle w:val="Hyperlink"/>
          </w:rPr>
          <w:instrText xml:space="preserve"> </w:instrText>
        </w:r>
        <w:r>
          <w:instrText>HYPERLINK \l "_Toc496820111"</w:instrText>
        </w:r>
        <w:r w:rsidRPr="00001652">
          <w:rPr>
            <w:rStyle w:val="Hyperlink"/>
          </w:rPr>
          <w:instrText xml:space="preserve"> </w:instrText>
        </w:r>
        <w:r w:rsidRPr="00001652">
          <w:rPr>
            <w:rStyle w:val="Hyperlink"/>
          </w:rPr>
        </w:r>
        <w:r w:rsidRPr="00001652">
          <w:rPr>
            <w:rStyle w:val="Hyperlink"/>
          </w:rPr>
          <w:fldChar w:fldCharType="separate"/>
        </w:r>
        <w:r w:rsidRPr="00001652">
          <w:rPr>
            <w:rStyle w:val="Hyperlink"/>
          </w:rPr>
          <w:t>Appendix D: Referenced Documents</w:t>
        </w:r>
        <w:r>
          <w:rPr>
            <w:webHidden/>
          </w:rPr>
          <w:tab/>
        </w:r>
        <w:r>
          <w:rPr>
            <w:webHidden/>
          </w:rPr>
          <w:fldChar w:fldCharType="begin"/>
        </w:r>
        <w:r>
          <w:rPr>
            <w:webHidden/>
          </w:rPr>
          <w:instrText xml:space="preserve"> PAGEREF _Toc496820111 \h </w:instrText>
        </w:r>
        <w:r>
          <w:rPr>
            <w:webHidden/>
          </w:rPr>
        </w:r>
      </w:ins>
      <w:r>
        <w:rPr>
          <w:webHidden/>
        </w:rPr>
        <w:fldChar w:fldCharType="separate"/>
      </w:r>
      <w:ins w:id="166" w:author="Heinrich, Danielle - heidl003" w:date="2017-10-26T22:25:00Z">
        <w:r>
          <w:rPr>
            <w:webHidden/>
          </w:rPr>
          <w:t>56</w:t>
        </w:r>
        <w:r>
          <w:rPr>
            <w:webHidden/>
          </w:rPr>
          <w:fldChar w:fldCharType="end"/>
        </w:r>
        <w:r w:rsidRPr="00001652">
          <w:rPr>
            <w:rStyle w:val="Hyperlink"/>
          </w:rPr>
          <w:fldChar w:fldCharType="end"/>
        </w:r>
      </w:ins>
    </w:p>
    <w:p w14:paraId="2B5B23F1" w14:textId="541E7443" w:rsidR="00762D9B" w:rsidRDefault="00762D9B">
      <w:pPr>
        <w:pStyle w:val="TOC1"/>
        <w:rPr>
          <w:ins w:id="167" w:author="Heinrich, Danielle - heidl003" w:date="2017-10-26T22:25:00Z"/>
          <w:rFonts w:asciiTheme="minorHAnsi" w:eastAsiaTheme="minorEastAsia" w:hAnsiTheme="minorHAnsi" w:cstheme="minorBidi"/>
          <w:b w:val="0"/>
          <w:sz w:val="22"/>
          <w:szCs w:val="22"/>
          <w:lang w:val="en-AU" w:eastAsia="en-AU"/>
        </w:rPr>
      </w:pPr>
      <w:ins w:id="168" w:author="Heinrich, Danielle - heidl003" w:date="2017-10-26T22:25:00Z">
        <w:r w:rsidRPr="00001652">
          <w:rPr>
            <w:rStyle w:val="Hyperlink"/>
          </w:rPr>
          <w:fldChar w:fldCharType="begin"/>
        </w:r>
        <w:r w:rsidRPr="00001652">
          <w:rPr>
            <w:rStyle w:val="Hyperlink"/>
          </w:rPr>
          <w:instrText xml:space="preserve"> </w:instrText>
        </w:r>
        <w:r>
          <w:instrText>HYPERLINK \l "_Toc496820112"</w:instrText>
        </w:r>
        <w:r w:rsidRPr="00001652">
          <w:rPr>
            <w:rStyle w:val="Hyperlink"/>
          </w:rPr>
          <w:instrText xml:space="preserve"> </w:instrText>
        </w:r>
        <w:r w:rsidRPr="00001652">
          <w:rPr>
            <w:rStyle w:val="Hyperlink"/>
          </w:rPr>
        </w:r>
        <w:r w:rsidRPr="00001652">
          <w:rPr>
            <w:rStyle w:val="Hyperlink"/>
          </w:rPr>
          <w:fldChar w:fldCharType="separate"/>
        </w:r>
        <w:r w:rsidRPr="00001652">
          <w:rPr>
            <w:rStyle w:val="Hyperlink"/>
          </w:rPr>
          <w:t>Appendix E: Approvals</w:t>
        </w:r>
        <w:r>
          <w:rPr>
            <w:webHidden/>
          </w:rPr>
          <w:tab/>
        </w:r>
        <w:r>
          <w:rPr>
            <w:webHidden/>
          </w:rPr>
          <w:fldChar w:fldCharType="begin"/>
        </w:r>
        <w:r>
          <w:rPr>
            <w:webHidden/>
          </w:rPr>
          <w:instrText xml:space="preserve"> PAGEREF _Toc496820112 \h </w:instrText>
        </w:r>
        <w:r>
          <w:rPr>
            <w:webHidden/>
          </w:rPr>
        </w:r>
      </w:ins>
      <w:r>
        <w:rPr>
          <w:webHidden/>
        </w:rPr>
        <w:fldChar w:fldCharType="separate"/>
      </w:r>
      <w:ins w:id="169" w:author="Heinrich, Danielle - heidl003" w:date="2017-10-26T22:25:00Z">
        <w:r>
          <w:rPr>
            <w:webHidden/>
          </w:rPr>
          <w:t>57</w:t>
        </w:r>
        <w:r>
          <w:rPr>
            <w:webHidden/>
          </w:rPr>
          <w:fldChar w:fldCharType="end"/>
        </w:r>
        <w:r w:rsidRPr="00001652">
          <w:rPr>
            <w:rStyle w:val="Hyperlink"/>
          </w:rPr>
          <w:fldChar w:fldCharType="end"/>
        </w:r>
      </w:ins>
    </w:p>
    <w:p w14:paraId="627EA805" w14:textId="0C5AB3A0" w:rsidR="00762D9B" w:rsidRDefault="00762D9B">
      <w:pPr>
        <w:pStyle w:val="TOC1"/>
        <w:rPr>
          <w:ins w:id="170" w:author="Heinrich, Danielle - heidl003" w:date="2017-10-26T22:25:00Z"/>
          <w:rFonts w:asciiTheme="minorHAnsi" w:eastAsiaTheme="minorEastAsia" w:hAnsiTheme="minorHAnsi" w:cstheme="minorBidi"/>
          <w:b w:val="0"/>
          <w:sz w:val="22"/>
          <w:szCs w:val="22"/>
          <w:lang w:val="en-AU" w:eastAsia="en-AU"/>
        </w:rPr>
      </w:pPr>
      <w:ins w:id="171" w:author="Heinrich, Danielle - heidl003" w:date="2017-10-26T22:25:00Z">
        <w:r w:rsidRPr="00001652">
          <w:rPr>
            <w:rStyle w:val="Hyperlink"/>
          </w:rPr>
          <w:fldChar w:fldCharType="begin"/>
        </w:r>
        <w:r w:rsidRPr="00001652">
          <w:rPr>
            <w:rStyle w:val="Hyperlink"/>
          </w:rPr>
          <w:instrText xml:space="preserve"> </w:instrText>
        </w:r>
        <w:r>
          <w:instrText>HYPERLINK \l "_Toc496820113"</w:instrText>
        </w:r>
        <w:r w:rsidRPr="00001652">
          <w:rPr>
            <w:rStyle w:val="Hyperlink"/>
          </w:rPr>
          <w:instrText xml:space="preserve"> </w:instrText>
        </w:r>
        <w:r w:rsidRPr="00001652">
          <w:rPr>
            <w:rStyle w:val="Hyperlink"/>
          </w:rPr>
        </w:r>
        <w:r w:rsidRPr="00001652">
          <w:rPr>
            <w:rStyle w:val="Hyperlink"/>
          </w:rPr>
          <w:fldChar w:fldCharType="separate"/>
        </w:r>
        <w:r w:rsidRPr="00001652">
          <w:rPr>
            <w:rStyle w:val="Hyperlink"/>
          </w:rPr>
          <w:t>Appendix F: Additional Appendices</w:t>
        </w:r>
        <w:r>
          <w:rPr>
            <w:webHidden/>
          </w:rPr>
          <w:tab/>
        </w:r>
        <w:r>
          <w:rPr>
            <w:webHidden/>
          </w:rPr>
          <w:fldChar w:fldCharType="begin"/>
        </w:r>
        <w:r>
          <w:rPr>
            <w:webHidden/>
          </w:rPr>
          <w:instrText xml:space="preserve"> PAGEREF _Toc496820113 \h </w:instrText>
        </w:r>
        <w:r>
          <w:rPr>
            <w:webHidden/>
          </w:rPr>
        </w:r>
      </w:ins>
      <w:r>
        <w:rPr>
          <w:webHidden/>
        </w:rPr>
        <w:fldChar w:fldCharType="separate"/>
      </w:r>
      <w:ins w:id="172" w:author="Heinrich, Danielle - heidl003" w:date="2017-10-26T22:25:00Z">
        <w:r>
          <w:rPr>
            <w:webHidden/>
          </w:rPr>
          <w:t>58</w:t>
        </w:r>
        <w:r>
          <w:rPr>
            <w:webHidden/>
          </w:rPr>
          <w:fldChar w:fldCharType="end"/>
        </w:r>
        <w:r w:rsidRPr="00001652">
          <w:rPr>
            <w:rStyle w:val="Hyperlink"/>
          </w:rPr>
          <w:fldChar w:fldCharType="end"/>
        </w:r>
      </w:ins>
    </w:p>
    <w:p w14:paraId="3000AEFE" w14:textId="61409DFF" w:rsidR="00762D9B" w:rsidRDefault="00762D9B">
      <w:pPr>
        <w:pStyle w:val="TOC1"/>
        <w:rPr>
          <w:ins w:id="173" w:author="Heinrich, Danielle - heidl003" w:date="2017-10-26T22:25:00Z"/>
          <w:rFonts w:asciiTheme="minorHAnsi" w:eastAsiaTheme="minorEastAsia" w:hAnsiTheme="minorHAnsi" w:cstheme="minorBidi"/>
          <w:b w:val="0"/>
          <w:sz w:val="22"/>
          <w:szCs w:val="22"/>
          <w:lang w:val="en-AU" w:eastAsia="en-AU"/>
        </w:rPr>
      </w:pPr>
      <w:ins w:id="174" w:author="Heinrich, Danielle - heidl003" w:date="2017-10-26T22:25:00Z">
        <w:r w:rsidRPr="00001652">
          <w:rPr>
            <w:rStyle w:val="Hyperlink"/>
          </w:rPr>
          <w:fldChar w:fldCharType="begin"/>
        </w:r>
        <w:r w:rsidRPr="00001652">
          <w:rPr>
            <w:rStyle w:val="Hyperlink"/>
          </w:rPr>
          <w:instrText xml:space="preserve"> </w:instrText>
        </w:r>
        <w:r>
          <w:instrText>HYPERLINK \l "_Toc496820114"</w:instrText>
        </w:r>
        <w:r w:rsidRPr="00001652">
          <w:rPr>
            <w:rStyle w:val="Hyperlink"/>
          </w:rPr>
          <w:instrText xml:space="preserve"> </w:instrText>
        </w:r>
        <w:r w:rsidRPr="00001652">
          <w:rPr>
            <w:rStyle w:val="Hyperlink"/>
          </w:rPr>
        </w:r>
        <w:r w:rsidRPr="00001652">
          <w:rPr>
            <w:rStyle w:val="Hyperlink"/>
          </w:rPr>
          <w:fldChar w:fldCharType="separate"/>
        </w:r>
        <w:r w:rsidRPr="00001652">
          <w:rPr>
            <w:rStyle w:val="Hyperlink"/>
          </w:rPr>
          <w:t>Appendix G: Declaration of Contribution</w:t>
        </w:r>
        <w:r>
          <w:rPr>
            <w:webHidden/>
          </w:rPr>
          <w:tab/>
        </w:r>
        <w:r>
          <w:rPr>
            <w:webHidden/>
          </w:rPr>
          <w:fldChar w:fldCharType="begin"/>
        </w:r>
        <w:r>
          <w:rPr>
            <w:webHidden/>
          </w:rPr>
          <w:instrText xml:space="preserve"> PAGEREF _Toc496820114 \h </w:instrText>
        </w:r>
        <w:r>
          <w:rPr>
            <w:webHidden/>
          </w:rPr>
        </w:r>
      </w:ins>
      <w:r>
        <w:rPr>
          <w:webHidden/>
        </w:rPr>
        <w:fldChar w:fldCharType="separate"/>
      </w:r>
      <w:ins w:id="175" w:author="Heinrich, Danielle - heidl003" w:date="2017-10-26T22:25:00Z">
        <w:r>
          <w:rPr>
            <w:webHidden/>
          </w:rPr>
          <w:t>59</w:t>
        </w:r>
        <w:r>
          <w:rPr>
            <w:webHidden/>
          </w:rPr>
          <w:fldChar w:fldCharType="end"/>
        </w:r>
        <w:r w:rsidRPr="00001652">
          <w:rPr>
            <w:rStyle w:val="Hyperlink"/>
          </w:rPr>
          <w:fldChar w:fldCharType="end"/>
        </w:r>
      </w:ins>
    </w:p>
    <w:p w14:paraId="574ACE56" w14:textId="2C3ADB70" w:rsidR="001A5A68" w:rsidDel="00762D9B" w:rsidRDefault="001A5A68">
      <w:pPr>
        <w:pStyle w:val="TOC1"/>
        <w:rPr>
          <w:del w:id="176" w:author="Heinrich, Danielle - heidl003" w:date="2017-10-26T22:25:00Z"/>
          <w:rFonts w:asciiTheme="minorHAnsi" w:eastAsiaTheme="minorEastAsia" w:hAnsiTheme="minorHAnsi" w:cstheme="minorBidi"/>
          <w:b w:val="0"/>
          <w:sz w:val="22"/>
          <w:szCs w:val="22"/>
          <w:lang w:val="en-AU" w:eastAsia="en-AU"/>
        </w:rPr>
      </w:pPr>
      <w:del w:id="177" w:author="Heinrich, Danielle - heidl003" w:date="2017-10-26T22:25:00Z">
        <w:r w:rsidRPr="00762D9B" w:rsidDel="00762D9B">
          <w:rPr>
            <w:rPrChange w:id="178" w:author="Heinrich, Danielle - heidl003" w:date="2017-10-26T22:25:00Z">
              <w:rPr>
                <w:rStyle w:val="Hyperlink"/>
              </w:rPr>
            </w:rPrChange>
          </w:rPr>
          <w:delText>1.</w:delText>
        </w:r>
        <w:r w:rsidDel="00762D9B">
          <w:rPr>
            <w:rFonts w:asciiTheme="minorHAnsi" w:eastAsiaTheme="minorEastAsia" w:hAnsiTheme="minorHAnsi" w:cstheme="minorBidi"/>
            <w:b w:val="0"/>
            <w:sz w:val="22"/>
            <w:szCs w:val="22"/>
            <w:lang w:val="en-AU" w:eastAsia="en-AU"/>
          </w:rPr>
          <w:tab/>
        </w:r>
        <w:r w:rsidRPr="00762D9B" w:rsidDel="00762D9B">
          <w:rPr>
            <w:rPrChange w:id="179" w:author="Heinrich, Danielle - heidl003" w:date="2017-10-26T22:25:00Z">
              <w:rPr>
                <w:rStyle w:val="Hyperlink"/>
              </w:rPr>
            </w:rPrChange>
          </w:rPr>
          <w:delText>Introduction</w:delText>
        </w:r>
        <w:r w:rsidDel="00762D9B">
          <w:rPr>
            <w:webHidden/>
          </w:rPr>
          <w:tab/>
          <w:delText>7</w:delText>
        </w:r>
      </w:del>
    </w:p>
    <w:p w14:paraId="6BDA9F11" w14:textId="6F9B75FE" w:rsidR="001A5A68" w:rsidDel="00762D9B" w:rsidRDefault="001A5A68">
      <w:pPr>
        <w:pStyle w:val="TOC2"/>
        <w:rPr>
          <w:del w:id="180" w:author="Heinrich, Danielle - heidl003" w:date="2017-10-26T22:25:00Z"/>
          <w:rFonts w:asciiTheme="minorHAnsi" w:eastAsiaTheme="minorEastAsia" w:hAnsiTheme="minorHAnsi" w:cstheme="minorBidi"/>
          <w:sz w:val="22"/>
          <w:szCs w:val="22"/>
          <w:lang w:val="en-AU" w:eastAsia="en-AU"/>
        </w:rPr>
      </w:pPr>
      <w:del w:id="181" w:author="Heinrich, Danielle - heidl003" w:date="2017-10-26T22:25:00Z">
        <w:r w:rsidRPr="00762D9B" w:rsidDel="00762D9B">
          <w:rPr>
            <w:rPrChange w:id="182" w:author="Heinrich, Danielle - heidl003" w:date="2017-10-26T22:25:00Z">
              <w:rPr>
                <w:rStyle w:val="Hyperlink"/>
              </w:rPr>
            </w:rPrChange>
          </w:rPr>
          <w:delText>1.1</w:delText>
        </w:r>
        <w:r w:rsidDel="00762D9B">
          <w:rPr>
            <w:rFonts w:asciiTheme="minorHAnsi" w:eastAsiaTheme="minorEastAsia" w:hAnsiTheme="minorHAnsi" w:cstheme="minorBidi"/>
            <w:sz w:val="22"/>
            <w:szCs w:val="22"/>
            <w:lang w:val="en-AU" w:eastAsia="en-AU"/>
          </w:rPr>
          <w:tab/>
        </w:r>
        <w:r w:rsidRPr="00762D9B" w:rsidDel="00762D9B">
          <w:rPr>
            <w:rPrChange w:id="183" w:author="Heinrich, Danielle - heidl003" w:date="2017-10-26T22:25:00Z">
              <w:rPr>
                <w:rStyle w:val="Hyperlink"/>
              </w:rPr>
            </w:rPrChange>
          </w:rPr>
          <w:delText>Purpose of the SDD</w:delText>
        </w:r>
        <w:r w:rsidDel="00762D9B">
          <w:rPr>
            <w:webHidden/>
          </w:rPr>
          <w:tab/>
          <w:delText>7</w:delText>
        </w:r>
      </w:del>
    </w:p>
    <w:p w14:paraId="3D15499C" w14:textId="67A3B5BE" w:rsidR="001A5A68" w:rsidDel="00762D9B" w:rsidRDefault="001A5A68">
      <w:pPr>
        <w:pStyle w:val="TOC1"/>
        <w:rPr>
          <w:del w:id="184" w:author="Heinrich, Danielle - heidl003" w:date="2017-10-26T22:25:00Z"/>
          <w:rFonts w:asciiTheme="minorHAnsi" w:eastAsiaTheme="minorEastAsia" w:hAnsiTheme="minorHAnsi" w:cstheme="minorBidi"/>
          <w:b w:val="0"/>
          <w:sz w:val="22"/>
          <w:szCs w:val="22"/>
          <w:lang w:val="en-AU" w:eastAsia="en-AU"/>
        </w:rPr>
      </w:pPr>
      <w:del w:id="185" w:author="Heinrich, Danielle - heidl003" w:date="2017-10-26T22:25:00Z">
        <w:r w:rsidRPr="00762D9B" w:rsidDel="00762D9B">
          <w:rPr>
            <w:rPrChange w:id="186" w:author="Heinrich, Danielle - heidl003" w:date="2017-10-26T22:25:00Z">
              <w:rPr>
                <w:rStyle w:val="Hyperlink"/>
              </w:rPr>
            </w:rPrChange>
          </w:rPr>
          <w:delText>2.</w:delText>
        </w:r>
        <w:r w:rsidDel="00762D9B">
          <w:rPr>
            <w:rFonts w:asciiTheme="minorHAnsi" w:eastAsiaTheme="minorEastAsia" w:hAnsiTheme="minorHAnsi" w:cstheme="minorBidi"/>
            <w:b w:val="0"/>
            <w:sz w:val="22"/>
            <w:szCs w:val="22"/>
            <w:lang w:val="en-AU" w:eastAsia="en-AU"/>
          </w:rPr>
          <w:tab/>
        </w:r>
        <w:r w:rsidRPr="00762D9B" w:rsidDel="00762D9B">
          <w:rPr>
            <w:rPrChange w:id="187" w:author="Heinrich, Danielle - heidl003" w:date="2017-10-26T22:25:00Z">
              <w:rPr>
                <w:rStyle w:val="Hyperlink"/>
              </w:rPr>
            </w:rPrChange>
          </w:rPr>
          <w:delText>Business Requirements</w:delText>
        </w:r>
        <w:r w:rsidDel="00762D9B">
          <w:rPr>
            <w:webHidden/>
          </w:rPr>
          <w:tab/>
          <w:delText>8</w:delText>
        </w:r>
      </w:del>
    </w:p>
    <w:p w14:paraId="74B5B804" w14:textId="3A916DC9" w:rsidR="001A5A68" w:rsidDel="00762D9B" w:rsidRDefault="001A5A68">
      <w:pPr>
        <w:pStyle w:val="TOC2"/>
        <w:rPr>
          <w:del w:id="188" w:author="Heinrich, Danielle - heidl003" w:date="2017-10-26T22:25:00Z"/>
          <w:rFonts w:asciiTheme="minorHAnsi" w:eastAsiaTheme="minorEastAsia" w:hAnsiTheme="minorHAnsi" w:cstheme="minorBidi"/>
          <w:sz w:val="22"/>
          <w:szCs w:val="22"/>
          <w:lang w:val="en-AU" w:eastAsia="en-AU"/>
        </w:rPr>
      </w:pPr>
      <w:del w:id="189" w:author="Heinrich, Danielle - heidl003" w:date="2017-10-26T22:25:00Z">
        <w:r w:rsidRPr="00762D9B" w:rsidDel="00762D9B">
          <w:rPr>
            <w:rPrChange w:id="190" w:author="Heinrich, Danielle - heidl003" w:date="2017-10-26T22:25:00Z">
              <w:rPr>
                <w:rStyle w:val="Hyperlink"/>
              </w:rPr>
            </w:rPrChange>
          </w:rPr>
          <w:delText>2.1</w:delText>
        </w:r>
        <w:r w:rsidDel="00762D9B">
          <w:rPr>
            <w:rFonts w:asciiTheme="minorHAnsi" w:eastAsiaTheme="minorEastAsia" w:hAnsiTheme="minorHAnsi" w:cstheme="minorBidi"/>
            <w:sz w:val="22"/>
            <w:szCs w:val="22"/>
            <w:lang w:val="en-AU" w:eastAsia="en-AU"/>
          </w:rPr>
          <w:tab/>
        </w:r>
        <w:r w:rsidRPr="00762D9B" w:rsidDel="00762D9B">
          <w:rPr>
            <w:rPrChange w:id="191" w:author="Heinrich, Danielle - heidl003" w:date="2017-10-26T22:25:00Z">
              <w:rPr>
                <w:rStyle w:val="Hyperlink"/>
              </w:rPr>
            </w:rPrChange>
          </w:rPr>
          <w:delText>Executive Summary</w:delText>
        </w:r>
        <w:r w:rsidDel="00762D9B">
          <w:rPr>
            <w:webHidden/>
          </w:rPr>
          <w:tab/>
          <w:delText>8</w:delText>
        </w:r>
      </w:del>
    </w:p>
    <w:p w14:paraId="7A616331" w14:textId="61FAA8BC" w:rsidR="001A5A68" w:rsidDel="00762D9B" w:rsidRDefault="001A5A68">
      <w:pPr>
        <w:pStyle w:val="TOC2"/>
        <w:rPr>
          <w:del w:id="192" w:author="Heinrich, Danielle - heidl003" w:date="2017-10-26T22:25:00Z"/>
          <w:rFonts w:asciiTheme="minorHAnsi" w:eastAsiaTheme="minorEastAsia" w:hAnsiTheme="minorHAnsi" w:cstheme="minorBidi"/>
          <w:sz w:val="22"/>
          <w:szCs w:val="22"/>
          <w:lang w:val="en-AU" w:eastAsia="en-AU"/>
        </w:rPr>
      </w:pPr>
      <w:del w:id="193" w:author="Heinrich, Danielle - heidl003" w:date="2017-10-26T22:25:00Z">
        <w:r w:rsidRPr="00762D9B" w:rsidDel="00762D9B">
          <w:rPr>
            <w:rPrChange w:id="194" w:author="Heinrich, Danielle - heidl003" w:date="2017-10-26T22:25:00Z">
              <w:rPr>
                <w:rStyle w:val="Hyperlink"/>
              </w:rPr>
            </w:rPrChange>
          </w:rPr>
          <w:delText>2.2</w:delText>
        </w:r>
        <w:r w:rsidDel="00762D9B">
          <w:rPr>
            <w:rFonts w:asciiTheme="minorHAnsi" w:eastAsiaTheme="minorEastAsia" w:hAnsiTheme="minorHAnsi" w:cstheme="minorBidi"/>
            <w:sz w:val="22"/>
            <w:szCs w:val="22"/>
            <w:lang w:val="en-AU" w:eastAsia="en-AU"/>
          </w:rPr>
          <w:tab/>
        </w:r>
        <w:r w:rsidRPr="00762D9B" w:rsidDel="00762D9B">
          <w:rPr>
            <w:rPrChange w:id="195" w:author="Heinrich, Danielle - heidl003" w:date="2017-10-26T22:25:00Z">
              <w:rPr>
                <w:rStyle w:val="Hyperlink"/>
              </w:rPr>
            </w:rPrChange>
          </w:rPr>
          <w:delText>Project Purpose/Justification</w:delText>
        </w:r>
        <w:r w:rsidDel="00762D9B">
          <w:rPr>
            <w:webHidden/>
          </w:rPr>
          <w:tab/>
          <w:delText>8</w:delText>
        </w:r>
      </w:del>
    </w:p>
    <w:p w14:paraId="052744D1" w14:textId="4269DF60" w:rsidR="001A5A68" w:rsidDel="00762D9B" w:rsidRDefault="001A5A68">
      <w:pPr>
        <w:pStyle w:val="TOC3"/>
        <w:tabs>
          <w:tab w:val="left" w:pos="1382"/>
        </w:tabs>
        <w:rPr>
          <w:del w:id="196" w:author="Heinrich, Danielle - heidl003" w:date="2017-10-26T22:25:00Z"/>
          <w:rFonts w:asciiTheme="minorHAnsi" w:eastAsiaTheme="minorEastAsia" w:hAnsiTheme="minorHAnsi" w:cstheme="minorBidi"/>
          <w:noProof/>
          <w:sz w:val="22"/>
          <w:szCs w:val="22"/>
          <w:lang w:val="en-AU" w:eastAsia="en-AU"/>
        </w:rPr>
      </w:pPr>
      <w:del w:id="197" w:author="Heinrich, Danielle - heidl003" w:date="2017-10-26T22:25:00Z">
        <w:r w:rsidRPr="00762D9B" w:rsidDel="00762D9B">
          <w:rPr>
            <w:noProof/>
            <w:rPrChange w:id="198" w:author="Heinrich, Danielle - heidl003" w:date="2017-10-26T22:25:00Z">
              <w:rPr>
                <w:rStyle w:val="Hyperlink"/>
                <w:noProof/>
              </w:rPr>
            </w:rPrChange>
          </w:rPr>
          <w:delText>2.2.1</w:delText>
        </w:r>
        <w:r w:rsidDel="00762D9B">
          <w:rPr>
            <w:rFonts w:asciiTheme="minorHAnsi" w:eastAsiaTheme="minorEastAsia" w:hAnsiTheme="minorHAnsi" w:cstheme="minorBidi"/>
            <w:noProof/>
            <w:sz w:val="22"/>
            <w:szCs w:val="22"/>
            <w:lang w:val="en-AU" w:eastAsia="en-AU"/>
          </w:rPr>
          <w:tab/>
        </w:r>
        <w:r w:rsidRPr="00762D9B" w:rsidDel="00762D9B">
          <w:rPr>
            <w:noProof/>
            <w:rPrChange w:id="199" w:author="Heinrich, Danielle - heidl003" w:date="2017-10-26T22:25:00Z">
              <w:rPr>
                <w:rStyle w:val="Hyperlink"/>
                <w:noProof/>
              </w:rPr>
            </w:rPrChange>
          </w:rPr>
          <w:delText>Business Need/Case</w:delText>
        </w:r>
        <w:r w:rsidDel="00762D9B">
          <w:rPr>
            <w:noProof/>
            <w:webHidden/>
          </w:rPr>
          <w:tab/>
          <w:delText>8</w:delText>
        </w:r>
      </w:del>
    </w:p>
    <w:p w14:paraId="4E87BCB3" w14:textId="1D5CD7AF" w:rsidR="001A5A68" w:rsidDel="00762D9B" w:rsidRDefault="001A5A68">
      <w:pPr>
        <w:pStyle w:val="TOC3"/>
        <w:tabs>
          <w:tab w:val="left" w:pos="1382"/>
        </w:tabs>
        <w:rPr>
          <w:del w:id="200" w:author="Heinrich, Danielle - heidl003" w:date="2017-10-26T22:25:00Z"/>
          <w:rFonts w:asciiTheme="minorHAnsi" w:eastAsiaTheme="minorEastAsia" w:hAnsiTheme="minorHAnsi" w:cstheme="minorBidi"/>
          <w:noProof/>
          <w:sz w:val="22"/>
          <w:szCs w:val="22"/>
          <w:lang w:val="en-AU" w:eastAsia="en-AU"/>
        </w:rPr>
      </w:pPr>
      <w:del w:id="201" w:author="Heinrich, Danielle - heidl003" w:date="2017-10-26T22:25:00Z">
        <w:r w:rsidRPr="00762D9B" w:rsidDel="00762D9B">
          <w:rPr>
            <w:noProof/>
            <w:rPrChange w:id="202" w:author="Heinrich, Danielle - heidl003" w:date="2017-10-26T22:25:00Z">
              <w:rPr>
                <w:rStyle w:val="Hyperlink"/>
                <w:noProof/>
              </w:rPr>
            </w:rPrChange>
          </w:rPr>
          <w:delText>2.2.2</w:delText>
        </w:r>
        <w:r w:rsidDel="00762D9B">
          <w:rPr>
            <w:rFonts w:asciiTheme="minorHAnsi" w:eastAsiaTheme="minorEastAsia" w:hAnsiTheme="minorHAnsi" w:cstheme="minorBidi"/>
            <w:noProof/>
            <w:sz w:val="22"/>
            <w:szCs w:val="22"/>
            <w:lang w:val="en-AU" w:eastAsia="en-AU"/>
          </w:rPr>
          <w:tab/>
        </w:r>
        <w:r w:rsidRPr="00762D9B" w:rsidDel="00762D9B">
          <w:rPr>
            <w:noProof/>
            <w:rPrChange w:id="203" w:author="Heinrich, Danielle - heidl003" w:date="2017-10-26T22:25:00Z">
              <w:rPr>
                <w:rStyle w:val="Hyperlink"/>
                <w:noProof/>
              </w:rPr>
            </w:rPrChange>
          </w:rPr>
          <w:delText>Business Objectives</w:delText>
        </w:r>
        <w:r w:rsidDel="00762D9B">
          <w:rPr>
            <w:noProof/>
            <w:webHidden/>
          </w:rPr>
          <w:tab/>
          <w:delText>9</w:delText>
        </w:r>
      </w:del>
    </w:p>
    <w:p w14:paraId="485EF066" w14:textId="7D9D1C51" w:rsidR="001A5A68" w:rsidDel="00762D9B" w:rsidRDefault="001A5A68">
      <w:pPr>
        <w:pStyle w:val="TOC2"/>
        <w:rPr>
          <w:del w:id="204" w:author="Heinrich, Danielle - heidl003" w:date="2017-10-26T22:25:00Z"/>
          <w:rFonts w:asciiTheme="minorHAnsi" w:eastAsiaTheme="minorEastAsia" w:hAnsiTheme="minorHAnsi" w:cstheme="minorBidi"/>
          <w:sz w:val="22"/>
          <w:szCs w:val="22"/>
          <w:lang w:val="en-AU" w:eastAsia="en-AU"/>
        </w:rPr>
      </w:pPr>
      <w:del w:id="205" w:author="Heinrich, Danielle - heidl003" w:date="2017-10-26T22:25:00Z">
        <w:r w:rsidRPr="00762D9B" w:rsidDel="00762D9B">
          <w:rPr>
            <w:rPrChange w:id="206" w:author="Heinrich, Danielle - heidl003" w:date="2017-10-26T22:25:00Z">
              <w:rPr>
                <w:rStyle w:val="Hyperlink"/>
              </w:rPr>
            </w:rPrChange>
          </w:rPr>
          <w:delText>2.3</w:delText>
        </w:r>
        <w:r w:rsidDel="00762D9B">
          <w:rPr>
            <w:rFonts w:asciiTheme="minorHAnsi" w:eastAsiaTheme="minorEastAsia" w:hAnsiTheme="minorHAnsi" w:cstheme="minorBidi"/>
            <w:sz w:val="22"/>
            <w:szCs w:val="22"/>
            <w:lang w:val="en-AU" w:eastAsia="en-AU"/>
          </w:rPr>
          <w:tab/>
        </w:r>
        <w:r w:rsidRPr="00762D9B" w:rsidDel="00762D9B">
          <w:rPr>
            <w:rPrChange w:id="207" w:author="Heinrich, Danielle - heidl003" w:date="2017-10-26T22:25:00Z">
              <w:rPr>
                <w:rStyle w:val="Hyperlink"/>
              </w:rPr>
            </w:rPrChange>
          </w:rPr>
          <w:delText>Project Description</w:delText>
        </w:r>
        <w:r w:rsidDel="00762D9B">
          <w:rPr>
            <w:webHidden/>
          </w:rPr>
          <w:tab/>
          <w:delText>10</w:delText>
        </w:r>
      </w:del>
    </w:p>
    <w:p w14:paraId="7D395CEE" w14:textId="5CD8A8C4" w:rsidR="001A5A68" w:rsidDel="00762D9B" w:rsidRDefault="001A5A68">
      <w:pPr>
        <w:pStyle w:val="TOC3"/>
        <w:tabs>
          <w:tab w:val="left" w:pos="1382"/>
        </w:tabs>
        <w:rPr>
          <w:del w:id="208" w:author="Heinrich, Danielle - heidl003" w:date="2017-10-26T22:25:00Z"/>
          <w:rFonts w:asciiTheme="minorHAnsi" w:eastAsiaTheme="minorEastAsia" w:hAnsiTheme="minorHAnsi" w:cstheme="minorBidi"/>
          <w:noProof/>
          <w:sz w:val="22"/>
          <w:szCs w:val="22"/>
          <w:lang w:val="en-AU" w:eastAsia="en-AU"/>
        </w:rPr>
      </w:pPr>
      <w:del w:id="209" w:author="Heinrich, Danielle - heidl003" w:date="2017-10-26T22:25:00Z">
        <w:r w:rsidRPr="00762D9B" w:rsidDel="00762D9B">
          <w:rPr>
            <w:noProof/>
            <w:rPrChange w:id="210" w:author="Heinrich, Danielle - heidl003" w:date="2017-10-26T22:25:00Z">
              <w:rPr>
                <w:rStyle w:val="Hyperlink"/>
                <w:noProof/>
              </w:rPr>
            </w:rPrChange>
          </w:rPr>
          <w:delText>2.3.1</w:delText>
        </w:r>
        <w:r w:rsidDel="00762D9B">
          <w:rPr>
            <w:rFonts w:asciiTheme="minorHAnsi" w:eastAsiaTheme="minorEastAsia" w:hAnsiTheme="minorHAnsi" w:cstheme="minorBidi"/>
            <w:noProof/>
            <w:sz w:val="22"/>
            <w:szCs w:val="22"/>
            <w:lang w:val="en-AU" w:eastAsia="en-AU"/>
          </w:rPr>
          <w:tab/>
        </w:r>
        <w:r w:rsidRPr="00762D9B" w:rsidDel="00762D9B">
          <w:rPr>
            <w:noProof/>
            <w:rPrChange w:id="211" w:author="Heinrich, Danielle - heidl003" w:date="2017-10-26T22:25:00Z">
              <w:rPr>
                <w:rStyle w:val="Hyperlink"/>
                <w:noProof/>
              </w:rPr>
            </w:rPrChange>
          </w:rPr>
          <w:delText>Project Objectives and Success Criteria</w:delText>
        </w:r>
        <w:r w:rsidDel="00762D9B">
          <w:rPr>
            <w:noProof/>
            <w:webHidden/>
          </w:rPr>
          <w:tab/>
          <w:delText>11</w:delText>
        </w:r>
      </w:del>
    </w:p>
    <w:p w14:paraId="1CAF1B89" w14:textId="0A1F31CB" w:rsidR="001A5A68" w:rsidDel="00762D9B" w:rsidRDefault="001A5A68">
      <w:pPr>
        <w:pStyle w:val="TOC3"/>
        <w:tabs>
          <w:tab w:val="left" w:pos="1382"/>
        </w:tabs>
        <w:rPr>
          <w:del w:id="212" w:author="Heinrich, Danielle - heidl003" w:date="2017-10-26T22:25:00Z"/>
          <w:rFonts w:asciiTheme="minorHAnsi" w:eastAsiaTheme="minorEastAsia" w:hAnsiTheme="minorHAnsi" w:cstheme="minorBidi"/>
          <w:noProof/>
          <w:sz w:val="22"/>
          <w:szCs w:val="22"/>
          <w:lang w:val="en-AU" w:eastAsia="en-AU"/>
        </w:rPr>
      </w:pPr>
      <w:del w:id="213" w:author="Heinrich, Danielle - heidl003" w:date="2017-10-26T22:25:00Z">
        <w:r w:rsidRPr="00762D9B" w:rsidDel="00762D9B">
          <w:rPr>
            <w:noProof/>
            <w:rPrChange w:id="214" w:author="Heinrich, Danielle - heidl003" w:date="2017-10-26T22:25:00Z">
              <w:rPr>
                <w:rStyle w:val="Hyperlink"/>
                <w:noProof/>
              </w:rPr>
            </w:rPrChange>
          </w:rPr>
          <w:delText>2.3.2</w:delText>
        </w:r>
        <w:r w:rsidDel="00762D9B">
          <w:rPr>
            <w:rFonts w:asciiTheme="minorHAnsi" w:eastAsiaTheme="minorEastAsia" w:hAnsiTheme="minorHAnsi" w:cstheme="minorBidi"/>
            <w:noProof/>
            <w:sz w:val="22"/>
            <w:szCs w:val="22"/>
            <w:lang w:val="en-AU" w:eastAsia="en-AU"/>
          </w:rPr>
          <w:tab/>
        </w:r>
        <w:r w:rsidRPr="00762D9B" w:rsidDel="00762D9B">
          <w:rPr>
            <w:noProof/>
            <w:rPrChange w:id="215" w:author="Heinrich, Danielle - heidl003" w:date="2017-10-26T22:25:00Z">
              <w:rPr>
                <w:rStyle w:val="Hyperlink"/>
                <w:noProof/>
              </w:rPr>
            </w:rPrChange>
          </w:rPr>
          <w:delText>Requirements</w:delText>
        </w:r>
        <w:r w:rsidDel="00762D9B">
          <w:rPr>
            <w:noProof/>
            <w:webHidden/>
          </w:rPr>
          <w:tab/>
          <w:delText>11</w:delText>
        </w:r>
      </w:del>
    </w:p>
    <w:p w14:paraId="04C02107" w14:textId="1BEEAA80" w:rsidR="001A5A68" w:rsidDel="00762D9B" w:rsidRDefault="001A5A68">
      <w:pPr>
        <w:pStyle w:val="TOC3"/>
        <w:tabs>
          <w:tab w:val="left" w:pos="1382"/>
        </w:tabs>
        <w:rPr>
          <w:del w:id="216" w:author="Heinrich, Danielle - heidl003" w:date="2017-10-26T22:25:00Z"/>
          <w:rFonts w:asciiTheme="minorHAnsi" w:eastAsiaTheme="minorEastAsia" w:hAnsiTheme="minorHAnsi" w:cstheme="minorBidi"/>
          <w:noProof/>
          <w:sz w:val="22"/>
          <w:szCs w:val="22"/>
          <w:lang w:val="en-AU" w:eastAsia="en-AU"/>
        </w:rPr>
      </w:pPr>
      <w:del w:id="217" w:author="Heinrich, Danielle - heidl003" w:date="2017-10-26T22:25:00Z">
        <w:r w:rsidRPr="00762D9B" w:rsidDel="00762D9B">
          <w:rPr>
            <w:noProof/>
            <w:rPrChange w:id="218" w:author="Heinrich, Danielle - heidl003" w:date="2017-10-26T22:25:00Z">
              <w:rPr>
                <w:rStyle w:val="Hyperlink"/>
                <w:noProof/>
              </w:rPr>
            </w:rPrChange>
          </w:rPr>
          <w:delText>2.3.3</w:delText>
        </w:r>
        <w:r w:rsidDel="00762D9B">
          <w:rPr>
            <w:rFonts w:asciiTheme="minorHAnsi" w:eastAsiaTheme="minorEastAsia" w:hAnsiTheme="minorHAnsi" w:cstheme="minorBidi"/>
            <w:noProof/>
            <w:sz w:val="22"/>
            <w:szCs w:val="22"/>
            <w:lang w:val="en-AU" w:eastAsia="en-AU"/>
          </w:rPr>
          <w:tab/>
        </w:r>
        <w:r w:rsidRPr="00762D9B" w:rsidDel="00762D9B">
          <w:rPr>
            <w:noProof/>
            <w:rPrChange w:id="219" w:author="Heinrich, Danielle - heidl003" w:date="2017-10-26T22:25:00Z">
              <w:rPr>
                <w:rStyle w:val="Hyperlink"/>
                <w:noProof/>
              </w:rPr>
            </w:rPrChange>
          </w:rPr>
          <w:delText>Constraints</w:delText>
        </w:r>
        <w:r w:rsidDel="00762D9B">
          <w:rPr>
            <w:noProof/>
            <w:webHidden/>
          </w:rPr>
          <w:tab/>
          <w:delText>13</w:delText>
        </w:r>
      </w:del>
    </w:p>
    <w:p w14:paraId="59BFBD3E" w14:textId="5FFE6F3C" w:rsidR="001A5A68" w:rsidDel="00762D9B" w:rsidRDefault="001A5A68">
      <w:pPr>
        <w:pStyle w:val="TOC3"/>
        <w:tabs>
          <w:tab w:val="left" w:pos="1382"/>
        </w:tabs>
        <w:rPr>
          <w:del w:id="220" w:author="Heinrich, Danielle - heidl003" w:date="2017-10-26T22:25:00Z"/>
          <w:rFonts w:asciiTheme="minorHAnsi" w:eastAsiaTheme="minorEastAsia" w:hAnsiTheme="minorHAnsi" w:cstheme="minorBidi"/>
          <w:noProof/>
          <w:sz w:val="22"/>
          <w:szCs w:val="22"/>
          <w:lang w:val="en-AU" w:eastAsia="en-AU"/>
        </w:rPr>
      </w:pPr>
      <w:del w:id="221" w:author="Heinrich, Danielle - heidl003" w:date="2017-10-26T22:25:00Z">
        <w:r w:rsidRPr="00762D9B" w:rsidDel="00762D9B">
          <w:rPr>
            <w:noProof/>
            <w:rPrChange w:id="222" w:author="Heinrich, Danielle - heidl003" w:date="2017-10-26T22:25:00Z">
              <w:rPr>
                <w:rStyle w:val="Hyperlink"/>
                <w:noProof/>
              </w:rPr>
            </w:rPrChange>
          </w:rPr>
          <w:delText>2.3.4</w:delText>
        </w:r>
        <w:r w:rsidDel="00762D9B">
          <w:rPr>
            <w:rFonts w:asciiTheme="minorHAnsi" w:eastAsiaTheme="minorEastAsia" w:hAnsiTheme="minorHAnsi" w:cstheme="minorBidi"/>
            <w:noProof/>
            <w:sz w:val="22"/>
            <w:szCs w:val="22"/>
            <w:lang w:val="en-AU" w:eastAsia="en-AU"/>
          </w:rPr>
          <w:tab/>
        </w:r>
        <w:r w:rsidRPr="00762D9B" w:rsidDel="00762D9B">
          <w:rPr>
            <w:noProof/>
            <w:rPrChange w:id="223" w:author="Heinrich, Danielle - heidl003" w:date="2017-10-26T22:25:00Z">
              <w:rPr>
                <w:rStyle w:val="Hyperlink"/>
                <w:noProof/>
              </w:rPr>
            </w:rPrChange>
          </w:rPr>
          <w:delText>Assumptions</w:delText>
        </w:r>
        <w:r w:rsidDel="00762D9B">
          <w:rPr>
            <w:noProof/>
            <w:webHidden/>
          </w:rPr>
          <w:tab/>
          <w:delText>13</w:delText>
        </w:r>
      </w:del>
    </w:p>
    <w:p w14:paraId="2BCBDA1A" w14:textId="25A06278" w:rsidR="001A5A68" w:rsidDel="00762D9B" w:rsidRDefault="001A5A68">
      <w:pPr>
        <w:pStyle w:val="TOC3"/>
        <w:tabs>
          <w:tab w:val="left" w:pos="1382"/>
        </w:tabs>
        <w:rPr>
          <w:del w:id="224" w:author="Heinrich, Danielle - heidl003" w:date="2017-10-26T22:25:00Z"/>
          <w:rFonts w:asciiTheme="minorHAnsi" w:eastAsiaTheme="minorEastAsia" w:hAnsiTheme="minorHAnsi" w:cstheme="minorBidi"/>
          <w:noProof/>
          <w:sz w:val="22"/>
          <w:szCs w:val="22"/>
          <w:lang w:val="en-AU" w:eastAsia="en-AU"/>
        </w:rPr>
      </w:pPr>
      <w:del w:id="225" w:author="Heinrich, Danielle - heidl003" w:date="2017-10-26T22:25:00Z">
        <w:r w:rsidRPr="00762D9B" w:rsidDel="00762D9B">
          <w:rPr>
            <w:noProof/>
            <w:rPrChange w:id="226" w:author="Heinrich, Danielle - heidl003" w:date="2017-10-26T22:25:00Z">
              <w:rPr>
                <w:rStyle w:val="Hyperlink"/>
                <w:noProof/>
              </w:rPr>
            </w:rPrChange>
          </w:rPr>
          <w:delText>2.3.5</w:delText>
        </w:r>
        <w:r w:rsidDel="00762D9B">
          <w:rPr>
            <w:rFonts w:asciiTheme="minorHAnsi" w:eastAsiaTheme="minorEastAsia" w:hAnsiTheme="minorHAnsi" w:cstheme="minorBidi"/>
            <w:noProof/>
            <w:sz w:val="22"/>
            <w:szCs w:val="22"/>
            <w:lang w:val="en-AU" w:eastAsia="en-AU"/>
          </w:rPr>
          <w:tab/>
        </w:r>
        <w:r w:rsidRPr="00762D9B" w:rsidDel="00762D9B">
          <w:rPr>
            <w:noProof/>
            <w:rPrChange w:id="227" w:author="Heinrich, Danielle - heidl003" w:date="2017-10-26T22:25:00Z">
              <w:rPr>
                <w:rStyle w:val="Hyperlink"/>
                <w:noProof/>
              </w:rPr>
            </w:rPrChange>
          </w:rPr>
          <w:delText>Preliminary Scope Statement</w:delText>
        </w:r>
        <w:r w:rsidDel="00762D9B">
          <w:rPr>
            <w:noProof/>
            <w:webHidden/>
          </w:rPr>
          <w:tab/>
          <w:delText>14</w:delText>
        </w:r>
      </w:del>
    </w:p>
    <w:p w14:paraId="467AE479" w14:textId="7E6041D5" w:rsidR="001A5A68" w:rsidDel="00762D9B" w:rsidRDefault="001A5A68">
      <w:pPr>
        <w:pStyle w:val="TOC2"/>
        <w:rPr>
          <w:del w:id="228" w:author="Heinrich, Danielle - heidl003" w:date="2017-10-26T22:25:00Z"/>
          <w:rFonts w:asciiTheme="minorHAnsi" w:eastAsiaTheme="minorEastAsia" w:hAnsiTheme="minorHAnsi" w:cstheme="minorBidi"/>
          <w:sz w:val="22"/>
          <w:szCs w:val="22"/>
          <w:lang w:val="en-AU" w:eastAsia="en-AU"/>
        </w:rPr>
      </w:pPr>
      <w:del w:id="229" w:author="Heinrich, Danielle - heidl003" w:date="2017-10-26T22:25:00Z">
        <w:r w:rsidRPr="00762D9B" w:rsidDel="00762D9B">
          <w:rPr>
            <w:rPrChange w:id="230" w:author="Heinrich, Danielle - heidl003" w:date="2017-10-26T22:25:00Z">
              <w:rPr>
                <w:rStyle w:val="Hyperlink"/>
              </w:rPr>
            </w:rPrChange>
          </w:rPr>
          <w:delText>2.4</w:delText>
        </w:r>
        <w:r w:rsidDel="00762D9B">
          <w:rPr>
            <w:rFonts w:asciiTheme="minorHAnsi" w:eastAsiaTheme="minorEastAsia" w:hAnsiTheme="minorHAnsi" w:cstheme="minorBidi"/>
            <w:sz w:val="22"/>
            <w:szCs w:val="22"/>
            <w:lang w:val="en-AU" w:eastAsia="en-AU"/>
          </w:rPr>
          <w:tab/>
        </w:r>
        <w:r w:rsidRPr="00762D9B" w:rsidDel="00762D9B">
          <w:rPr>
            <w:rPrChange w:id="231" w:author="Heinrich, Danielle - heidl003" w:date="2017-10-26T22:25:00Z">
              <w:rPr>
                <w:rStyle w:val="Hyperlink"/>
              </w:rPr>
            </w:rPrChange>
          </w:rPr>
          <w:delText>Risks</w:delText>
        </w:r>
        <w:r w:rsidDel="00762D9B">
          <w:rPr>
            <w:webHidden/>
          </w:rPr>
          <w:tab/>
          <w:delText>14</w:delText>
        </w:r>
      </w:del>
    </w:p>
    <w:p w14:paraId="739BC54E" w14:textId="037714B3" w:rsidR="001A5A68" w:rsidDel="00762D9B" w:rsidRDefault="001A5A68">
      <w:pPr>
        <w:pStyle w:val="TOC2"/>
        <w:rPr>
          <w:del w:id="232" w:author="Heinrich, Danielle - heidl003" w:date="2017-10-26T22:25:00Z"/>
          <w:rFonts w:asciiTheme="minorHAnsi" w:eastAsiaTheme="minorEastAsia" w:hAnsiTheme="minorHAnsi" w:cstheme="minorBidi"/>
          <w:sz w:val="22"/>
          <w:szCs w:val="22"/>
          <w:lang w:val="en-AU" w:eastAsia="en-AU"/>
        </w:rPr>
      </w:pPr>
      <w:del w:id="233" w:author="Heinrich, Danielle - heidl003" w:date="2017-10-26T22:25:00Z">
        <w:r w:rsidRPr="00762D9B" w:rsidDel="00762D9B">
          <w:rPr>
            <w:rPrChange w:id="234" w:author="Heinrich, Danielle - heidl003" w:date="2017-10-26T22:25:00Z">
              <w:rPr>
                <w:rStyle w:val="Hyperlink"/>
              </w:rPr>
            </w:rPrChange>
          </w:rPr>
          <w:delText>2.5</w:delText>
        </w:r>
        <w:r w:rsidDel="00762D9B">
          <w:rPr>
            <w:rFonts w:asciiTheme="minorHAnsi" w:eastAsiaTheme="minorEastAsia" w:hAnsiTheme="minorHAnsi" w:cstheme="minorBidi"/>
            <w:sz w:val="22"/>
            <w:szCs w:val="22"/>
            <w:lang w:val="en-AU" w:eastAsia="en-AU"/>
          </w:rPr>
          <w:tab/>
        </w:r>
        <w:r w:rsidRPr="00762D9B" w:rsidDel="00762D9B">
          <w:rPr>
            <w:rPrChange w:id="235" w:author="Heinrich, Danielle - heidl003" w:date="2017-10-26T22:25:00Z">
              <w:rPr>
                <w:rStyle w:val="Hyperlink"/>
              </w:rPr>
            </w:rPrChange>
          </w:rPr>
          <w:delText>Project Deliverables</w:delText>
        </w:r>
        <w:r w:rsidDel="00762D9B">
          <w:rPr>
            <w:webHidden/>
          </w:rPr>
          <w:tab/>
          <w:delText>14</w:delText>
        </w:r>
      </w:del>
    </w:p>
    <w:p w14:paraId="39ED28E3" w14:textId="6D6EA34B" w:rsidR="001A5A68" w:rsidDel="00762D9B" w:rsidRDefault="001A5A68">
      <w:pPr>
        <w:pStyle w:val="TOC2"/>
        <w:rPr>
          <w:del w:id="236" w:author="Heinrich, Danielle - heidl003" w:date="2017-10-26T22:25:00Z"/>
          <w:rFonts w:asciiTheme="minorHAnsi" w:eastAsiaTheme="minorEastAsia" w:hAnsiTheme="minorHAnsi" w:cstheme="minorBidi"/>
          <w:sz w:val="22"/>
          <w:szCs w:val="22"/>
          <w:lang w:val="en-AU" w:eastAsia="en-AU"/>
        </w:rPr>
      </w:pPr>
      <w:del w:id="237" w:author="Heinrich, Danielle - heidl003" w:date="2017-10-26T22:25:00Z">
        <w:r w:rsidRPr="00762D9B" w:rsidDel="00762D9B">
          <w:rPr>
            <w:rPrChange w:id="238" w:author="Heinrich, Danielle - heidl003" w:date="2017-10-26T22:25:00Z">
              <w:rPr>
                <w:rStyle w:val="Hyperlink"/>
              </w:rPr>
            </w:rPrChange>
          </w:rPr>
          <w:delText>2.6</w:delText>
        </w:r>
        <w:r w:rsidDel="00762D9B">
          <w:rPr>
            <w:rFonts w:asciiTheme="minorHAnsi" w:eastAsiaTheme="minorEastAsia" w:hAnsiTheme="minorHAnsi" w:cstheme="minorBidi"/>
            <w:sz w:val="22"/>
            <w:szCs w:val="22"/>
            <w:lang w:val="en-AU" w:eastAsia="en-AU"/>
          </w:rPr>
          <w:tab/>
        </w:r>
        <w:r w:rsidRPr="00762D9B" w:rsidDel="00762D9B">
          <w:rPr>
            <w:rPrChange w:id="239" w:author="Heinrich, Danielle - heidl003" w:date="2017-10-26T22:25:00Z">
              <w:rPr>
                <w:rStyle w:val="Hyperlink"/>
              </w:rPr>
            </w:rPrChange>
          </w:rPr>
          <w:delText>Summary Milestone Schedule</w:delText>
        </w:r>
        <w:r w:rsidDel="00762D9B">
          <w:rPr>
            <w:webHidden/>
          </w:rPr>
          <w:tab/>
          <w:delText>15</w:delText>
        </w:r>
      </w:del>
    </w:p>
    <w:p w14:paraId="5A466780" w14:textId="029F278B" w:rsidR="001A5A68" w:rsidDel="00762D9B" w:rsidRDefault="001A5A68">
      <w:pPr>
        <w:pStyle w:val="TOC2"/>
        <w:rPr>
          <w:del w:id="240" w:author="Heinrich, Danielle - heidl003" w:date="2017-10-26T22:25:00Z"/>
          <w:rFonts w:asciiTheme="minorHAnsi" w:eastAsiaTheme="minorEastAsia" w:hAnsiTheme="minorHAnsi" w:cstheme="minorBidi"/>
          <w:sz w:val="22"/>
          <w:szCs w:val="22"/>
          <w:lang w:val="en-AU" w:eastAsia="en-AU"/>
        </w:rPr>
      </w:pPr>
      <w:del w:id="241" w:author="Heinrich, Danielle - heidl003" w:date="2017-10-26T22:25:00Z">
        <w:r w:rsidRPr="00762D9B" w:rsidDel="00762D9B">
          <w:rPr>
            <w:rPrChange w:id="242" w:author="Heinrich, Danielle - heidl003" w:date="2017-10-26T22:25:00Z">
              <w:rPr>
                <w:rStyle w:val="Hyperlink"/>
              </w:rPr>
            </w:rPrChange>
          </w:rPr>
          <w:delText>2.7</w:delText>
        </w:r>
        <w:r w:rsidDel="00762D9B">
          <w:rPr>
            <w:rFonts w:asciiTheme="minorHAnsi" w:eastAsiaTheme="minorEastAsia" w:hAnsiTheme="minorHAnsi" w:cstheme="minorBidi"/>
            <w:sz w:val="22"/>
            <w:szCs w:val="22"/>
            <w:lang w:val="en-AU" w:eastAsia="en-AU"/>
          </w:rPr>
          <w:tab/>
        </w:r>
        <w:r w:rsidRPr="00762D9B" w:rsidDel="00762D9B">
          <w:rPr>
            <w:rPrChange w:id="243" w:author="Heinrich, Danielle - heidl003" w:date="2017-10-26T22:25:00Z">
              <w:rPr>
                <w:rStyle w:val="Hyperlink"/>
              </w:rPr>
            </w:rPrChange>
          </w:rPr>
          <w:delText>Summary Budget</w:delText>
        </w:r>
        <w:r w:rsidDel="00762D9B">
          <w:rPr>
            <w:webHidden/>
          </w:rPr>
          <w:tab/>
          <w:delText>16</w:delText>
        </w:r>
      </w:del>
    </w:p>
    <w:p w14:paraId="59FD8DF0" w14:textId="00A1D722" w:rsidR="001A5A68" w:rsidDel="00762D9B" w:rsidRDefault="001A5A68">
      <w:pPr>
        <w:pStyle w:val="TOC2"/>
        <w:rPr>
          <w:del w:id="244" w:author="Heinrich, Danielle - heidl003" w:date="2017-10-26T22:25:00Z"/>
          <w:rFonts w:asciiTheme="minorHAnsi" w:eastAsiaTheme="minorEastAsia" w:hAnsiTheme="minorHAnsi" w:cstheme="minorBidi"/>
          <w:sz w:val="22"/>
          <w:szCs w:val="22"/>
          <w:lang w:val="en-AU" w:eastAsia="en-AU"/>
        </w:rPr>
      </w:pPr>
      <w:del w:id="245" w:author="Heinrich, Danielle - heidl003" w:date="2017-10-26T22:25:00Z">
        <w:r w:rsidRPr="00762D9B" w:rsidDel="00762D9B">
          <w:rPr>
            <w:rPrChange w:id="246" w:author="Heinrich, Danielle - heidl003" w:date="2017-10-26T22:25:00Z">
              <w:rPr>
                <w:rStyle w:val="Hyperlink"/>
              </w:rPr>
            </w:rPrChange>
          </w:rPr>
          <w:delText>2.8</w:delText>
        </w:r>
        <w:r w:rsidDel="00762D9B">
          <w:rPr>
            <w:rFonts w:asciiTheme="minorHAnsi" w:eastAsiaTheme="minorEastAsia" w:hAnsiTheme="minorHAnsi" w:cstheme="minorBidi"/>
            <w:sz w:val="22"/>
            <w:szCs w:val="22"/>
            <w:lang w:val="en-AU" w:eastAsia="en-AU"/>
          </w:rPr>
          <w:tab/>
        </w:r>
        <w:r w:rsidRPr="00762D9B" w:rsidDel="00762D9B">
          <w:rPr>
            <w:rPrChange w:id="247" w:author="Heinrich, Danielle - heidl003" w:date="2017-10-26T22:25:00Z">
              <w:rPr>
                <w:rStyle w:val="Hyperlink"/>
              </w:rPr>
            </w:rPrChange>
          </w:rPr>
          <w:delText>Project Approval Requirements</w:delText>
        </w:r>
        <w:r w:rsidDel="00762D9B">
          <w:rPr>
            <w:webHidden/>
          </w:rPr>
          <w:tab/>
          <w:delText>17</w:delText>
        </w:r>
      </w:del>
    </w:p>
    <w:p w14:paraId="6F3B145D" w14:textId="603D6005" w:rsidR="001A5A68" w:rsidDel="00762D9B" w:rsidRDefault="001A5A68">
      <w:pPr>
        <w:pStyle w:val="TOC2"/>
        <w:rPr>
          <w:del w:id="248" w:author="Heinrich, Danielle - heidl003" w:date="2017-10-26T22:25:00Z"/>
          <w:rFonts w:asciiTheme="minorHAnsi" w:eastAsiaTheme="minorEastAsia" w:hAnsiTheme="minorHAnsi" w:cstheme="minorBidi"/>
          <w:sz w:val="22"/>
          <w:szCs w:val="22"/>
          <w:lang w:val="en-AU" w:eastAsia="en-AU"/>
        </w:rPr>
      </w:pPr>
      <w:del w:id="249" w:author="Heinrich, Danielle - heidl003" w:date="2017-10-26T22:25:00Z">
        <w:r w:rsidRPr="00762D9B" w:rsidDel="00762D9B">
          <w:rPr>
            <w:rPrChange w:id="250" w:author="Heinrich, Danielle - heidl003" w:date="2017-10-26T22:25:00Z">
              <w:rPr>
                <w:rStyle w:val="Hyperlink"/>
              </w:rPr>
            </w:rPrChange>
          </w:rPr>
          <w:delText>2.9</w:delText>
        </w:r>
        <w:r w:rsidDel="00762D9B">
          <w:rPr>
            <w:rFonts w:asciiTheme="minorHAnsi" w:eastAsiaTheme="minorEastAsia" w:hAnsiTheme="minorHAnsi" w:cstheme="minorBidi"/>
            <w:sz w:val="22"/>
            <w:szCs w:val="22"/>
            <w:lang w:val="en-AU" w:eastAsia="en-AU"/>
          </w:rPr>
          <w:tab/>
        </w:r>
        <w:r w:rsidRPr="00762D9B" w:rsidDel="00762D9B">
          <w:rPr>
            <w:rPrChange w:id="251" w:author="Heinrich, Danielle - heidl003" w:date="2017-10-26T22:25:00Z">
              <w:rPr>
                <w:rStyle w:val="Hyperlink"/>
              </w:rPr>
            </w:rPrChange>
          </w:rPr>
          <w:delText>Project Manager</w:delText>
        </w:r>
        <w:r w:rsidDel="00762D9B">
          <w:rPr>
            <w:webHidden/>
          </w:rPr>
          <w:tab/>
          <w:delText>17</w:delText>
        </w:r>
      </w:del>
    </w:p>
    <w:p w14:paraId="48892E5E" w14:textId="342ED3C8" w:rsidR="001A5A68" w:rsidDel="00762D9B" w:rsidRDefault="001A5A68">
      <w:pPr>
        <w:pStyle w:val="TOC1"/>
        <w:rPr>
          <w:del w:id="252" w:author="Heinrich, Danielle - heidl003" w:date="2017-10-26T22:25:00Z"/>
          <w:rFonts w:asciiTheme="minorHAnsi" w:eastAsiaTheme="minorEastAsia" w:hAnsiTheme="minorHAnsi" w:cstheme="minorBidi"/>
          <w:b w:val="0"/>
          <w:sz w:val="22"/>
          <w:szCs w:val="22"/>
          <w:lang w:val="en-AU" w:eastAsia="en-AU"/>
        </w:rPr>
      </w:pPr>
      <w:del w:id="253" w:author="Heinrich, Danielle - heidl003" w:date="2017-10-26T22:25:00Z">
        <w:r w:rsidRPr="00762D9B" w:rsidDel="00762D9B">
          <w:rPr>
            <w:rPrChange w:id="254" w:author="Heinrich, Danielle - heidl003" w:date="2017-10-26T22:25:00Z">
              <w:rPr>
                <w:rStyle w:val="Hyperlink"/>
              </w:rPr>
            </w:rPrChange>
          </w:rPr>
          <w:delText>3.</w:delText>
        </w:r>
        <w:r w:rsidDel="00762D9B">
          <w:rPr>
            <w:rFonts w:asciiTheme="minorHAnsi" w:eastAsiaTheme="minorEastAsia" w:hAnsiTheme="minorHAnsi" w:cstheme="minorBidi"/>
            <w:b w:val="0"/>
            <w:sz w:val="22"/>
            <w:szCs w:val="22"/>
            <w:lang w:val="en-AU" w:eastAsia="en-AU"/>
          </w:rPr>
          <w:tab/>
        </w:r>
        <w:r w:rsidRPr="00762D9B" w:rsidDel="00762D9B">
          <w:rPr>
            <w:rPrChange w:id="255" w:author="Heinrich, Danielle - heidl003" w:date="2017-10-26T22:25:00Z">
              <w:rPr>
                <w:rStyle w:val="Hyperlink"/>
              </w:rPr>
            </w:rPrChange>
          </w:rPr>
          <w:delText>System Requirements</w:delText>
        </w:r>
        <w:r w:rsidDel="00762D9B">
          <w:rPr>
            <w:webHidden/>
          </w:rPr>
          <w:tab/>
          <w:delText>19</w:delText>
        </w:r>
      </w:del>
    </w:p>
    <w:p w14:paraId="51C4AC48" w14:textId="26DC34F3" w:rsidR="001A5A68" w:rsidDel="00762D9B" w:rsidRDefault="001A5A68">
      <w:pPr>
        <w:pStyle w:val="TOC2"/>
        <w:rPr>
          <w:del w:id="256" w:author="Heinrich, Danielle - heidl003" w:date="2017-10-26T22:25:00Z"/>
          <w:rFonts w:asciiTheme="minorHAnsi" w:eastAsiaTheme="minorEastAsia" w:hAnsiTheme="minorHAnsi" w:cstheme="minorBidi"/>
          <w:sz w:val="22"/>
          <w:szCs w:val="22"/>
          <w:lang w:val="en-AU" w:eastAsia="en-AU"/>
        </w:rPr>
      </w:pPr>
      <w:del w:id="257" w:author="Heinrich, Danielle - heidl003" w:date="2017-10-26T22:25:00Z">
        <w:r w:rsidRPr="00762D9B" w:rsidDel="00762D9B">
          <w:rPr>
            <w:rPrChange w:id="258" w:author="Heinrich, Danielle - heidl003" w:date="2017-10-26T22:25:00Z">
              <w:rPr>
                <w:rStyle w:val="Hyperlink"/>
              </w:rPr>
            </w:rPrChange>
          </w:rPr>
          <w:delText>3.1</w:delText>
        </w:r>
        <w:r w:rsidDel="00762D9B">
          <w:rPr>
            <w:rFonts w:asciiTheme="minorHAnsi" w:eastAsiaTheme="minorEastAsia" w:hAnsiTheme="minorHAnsi" w:cstheme="minorBidi"/>
            <w:sz w:val="22"/>
            <w:szCs w:val="22"/>
            <w:lang w:val="en-AU" w:eastAsia="en-AU"/>
          </w:rPr>
          <w:tab/>
        </w:r>
        <w:r w:rsidRPr="00762D9B" w:rsidDel="00762D9B">
          <w:rPr>
            <w:rPrChange w:id="259" w:author="Heinrich, Danielle - heidl003" w:date="2017-10-26T22:25:00Z">
              <w:rPr>
                <w:rStyle w:val="Hyperlink"/>
              </w:rPr>
            </w:rPrChange>
          </w:rPr>
          <w:delText>Functional Requirements</w:delText>
        </w:r>
        <w:r w:rsidDel="00762D9B">
          <w:rPr>
            <w:webHidden/>
          </w:rPr>
          <w:tab/>
          <w:delText>19</w:delText>
        </w:r>
      </w:del>
    </w:p>
    <w:p w14:paraId="011221B9" w14:textId="03175CFB" w:rsidR="001A5A68" w:rsidDel="00762D9B" w:rsidRDefault="001A5A68">
      <w:pPr>
        <w:pStyle w:val="TOC3"/>
        <w:tabs>
          <w:tab w:val="left" w:pos="1382"/>
        </w:tabs>
        <w:rPr>
          <w:del w:id="260" w:author="Heinrich, Danielle - heidl003" w:date="2017-10-26T22:25:00Z"/>
          <w:rFonts w:asciiTheme="minorHAnsi" w:eastAsiaTheme="minorEastAsia" w:hAnsiTheme="minorHAnsi" w:cstheme="minorBidi"/>
          <w:noProof/>
          <w:sz w:val="22"/>
          <w:szCs w:val="22"/>
          <w:lang w:val="en-AU" w:eastAsia="en-AU"/>
        </w:rPr>
      </w:pPr>
      <w:del w:id="261" w:author="Heinrich, Danielle - heidl003" w:date="2017-10-26T22:25:00Z">
        <w:r w:rsidRPr="00762D9B" w:rsidDel="00762D9B">
          <w:rPr>
            <w:noProof/>
            <w:rPrChange w:id="262" w:author="Heinrich, Danielle - heidl003" w:date="2017-10-26T22:25:00Z">
              <w:rPr>
                <w:rStyle w:val="Hyperlink"/>
                <w:noProof/>
              </w:rPr>
            </w:rPrChange>
          </w:rPr>
          <w:delText>3.1.1</w:delText>
        </w:r>
        <w:r w:rsidDel="00762D9B">
          <w:rPr>
            <w:rFonts w:asciiTheme="minorHAnsi" w:eastAsiaTheme="minorEastAsia" w:hAnsiTheme="minorHAnsi" w:cstheme="minorBidi"/>
            <w:noProof/>
            <w:sz w:val="22"/>
            <w:szCs w:val="22"/>
            <w:lang w:val="en-AU" w:eastAsia="en-AU"/>
          </w:rPr>
          <w:tab/>
        </w:r>
        <w:r w:rsidRPr="00762D9B" w:rsidDel="00762D9B">
          <w:rPr>
            <w:noProof/>
            <w:rPrChange w:id="263" w:author="Heinrich, Danielle - heidl003" w:date="2017-10-26T22:25:00Z">
              <w:rPr>
                <w:rStyle w:val="Hyperlink"/>
                <w:noProof/>
              </w:rPr>
            </w:rPrChange>
          </w:rPr>
          <w:delText>Android device application</w:delText>
        </w:r>
        <w:r w:rsidDel="00762D9B">
          <w:rPr>
            <w:noProof/>
            <w:webHidden/>
          </w:rPr>
          <w:tab/>
          <w:delText>19</w:delText>
        </w:r>
      </w:del>
    </w:p>
    <w:p w14:paraId="2FA46856" w14:textId="4D4D3811" w:rsidR="001A5A68" w:rsidDel="00762D9B" w:rsidRDefault="001A5A68">
      <w:pPr>
        <w:pStyle w:val="TOC3"/>
        <w:tabs>
          <w:tab w:val="left" w:pos="1382"/>
        </w:tabs>
        <w:rPr>
          <w:del w:id="264" w:author="Heinrich, Danielle - heidl003" w:date="2017-10-26T22:25:00Z"/>
          <w:rFonts w:asciiTheme="minorHAnsi" w:eastAsiaTheme="minorEastAsia" w:hAnsiTheme="minorHAnsi" w:cstheme="minorBidi"/>
          <w:noProof/>
          <w:sz w:val="22"/>
          <w:szCs w:val="22"/>
          <w:lang w:val="en-AU" w:eastAsia="en-AU"/>
        </w:rPr>
      </w:pPr>
      <w:del w:id="265" w:author="Heinrich, Danielle - heidl003" w:date="2017-10-26T22:25:00Z">
        <w:r w:rsidRPr="00762D9B" w:rsidDel="00762D9B">
          <w:rPr>
            <w:noProof/>
            <w:rPrChange w:id="266" w:author="Heinrich, Danielle - heidl003" w:date="2017-10-26T22:25:00Z">
              <w:rPr>
                <w:rStyle w:val="Hyperlink"/>
                <w:noProof/>
              </w:rPr>
            </w:rPrChange>
          </w:rPr>
          <w:delText>3.1.2</w:delText>
        </w:r>
        <w:r w:rsidDel="00762D9B">
          <w:rPr>
            <w:rFonts w:asciiTheme="minorHAnsi" w:eastAsiaTheme="minorEastAsia" w:hAnsiTheme="minorHAnsi" w:cstheme="minorBidi"/>
            <w:noProof/>
            <w:sz w:val="22"/>
            <w:szCs w:val="22"/>
            <w:lang w:val="en-AU" w:eastAsia="en-AU"/>
          </w:rPr>
          <w:tab/>
        </w:r>
        <w:r w:rsidRPr="00762D9B" w:rsidDel="00762D9B">
          <w:rPr>
            <w:noProof/>
            <w:rPrChange w:id="267" w:author="Heinrich, Danielle - heidl003" w:date="2017-10-26T22:25:00Z">
              <w:rPr>
                <w:rStyle w:val="Hyperlink"/>
                <w:noProof/>
              </w:rPr>
            </w:rPrChange>
          </w:rPr>
          <w:delText>Situational awareness display application</w:delText>
        </w:r>
        <w:r w:rsidDel="00762D9B">
          <w:rPr>
            <w:noProof/>
            <w:webHidden/>
          </w:rPr>
          <w:tab/>
          <w:delText>19</w:delText>
        </w:r>
      </w:del>
    </w:p>
    <w:p w14:paraId="51437293" w14:textId="29976FA1" w:rsidR="001A5A68" w:rsidDel="00762D9B" w:rsidRDefault="001A5A68">
      <w:pPr>
        <w:pStyle w:val="TOC3"/>
        <w:tabs>
          <w:tab w:val="left" w:pos="1382"/>
        </w:tabs>
        <w:rPr>
          <w:del w:id="268" w:author="Heinrich, Danielle - heidl003" w:date="2017-10-26T22:25:00Z"/>
          <w:rFonts w:asciiTheme="minorHAnsi" w:eastAsiaTheme="minorEastAsia" w:hAnsiTheme="minorHAnsi" w:cstheme="minorBidi"/>
          <w:noProof/>
          <w:sz w:val="22"/>
          <w:szCs w:val="22"/>
          <w:lang w:val="en-AU" w:eastAsia="en-AU"/>
        </w:rPr>
      </w:pPr>
      <w:del w:id="269" w:author="Heinrich, Danielle - heidl003" w:date="2017-10-26T22:25:00Z">
        <w:r w:rsidRPr="00762D9B" w:rsidDel="00762D9B">
          <w:rPr>
            <w:noProof/>
            <w:rPrChange w:id="270" w:author="Heinrich, Danielle - heidl003" w:date="2017-10-26T22:25:00Z">
              <w:rPr>
                <w:rStyle w:val="Hyperlink"/>
                <w:noProof/>
              </w:rPr>
            </w:rPrChange>
          </w:rPr>
          <w:delText>3.1.3</w:delText>
        </w:r>
        <w:r w:rsidDel="00762D9B">
          <w:rPr>
            <w:rFonts w:asciiTheme="minorHAnsi" w:eastAsiaTheme="minorEastAsia" w:hAnsiTheme="minorHAnsi" w:cstheme="minorBidi"/>
            <w:noProof/>
            <w:sz w:val="22"/>
            <w:szCs w:val="22"/>
            <w:lang w:val="en-AU" w:eastAsia="en-AU"/>
          </w:rPr>
          <w:tab/>
        </w:r>
        <w:r w:rsidRPr="00762D9B" w:rsidDel="00762D9B">
          <w:rPr>
            <w:noProof/>
            <w:rPrChange w:id="271" w:author="Heinrich, Danielle - heidl003" w:date="2017-10-26T22:25:00Z">
              <w:rPr>
                <w:rStyle w:val="Hyperlink"/>
                <w:noProof/>
              </w:rPr>
            </w:rPrChange>
          </w:rPr>
          <w:delText>Backend server</w:delText>
        </w:r>
        <w:r w:rsidDel="00762D9B">
          <w:rPr>
            <w:noProof/>
            <w:webHidden/>
          </w:rPr>
          <w:tab/>
          <w:delText>19</w:delText>
        </w:r>
      </w:del>
    </w:p>
    <w:p w14:paraId="238F53BF" w14:textId="1B950D7F" w:rsidR="001A5A68" w:rsidDel="00762D9B" w:rsidRDefault="001A5A68">
      <w:pPr>
        <w:pStyle w:val="TOC2"/>
        <w:rPr>
          <w:del w:id="272" w:author="Heinrich, Danielle - heidl003" w:date="2017-10-26T22:25:00Z"/>
          <w:rFonts w:asciiTheme="minorHAnsi" w:eastAsiaTheme="minorEastAsia" w:hAnsiTheme="minorHAnsi" w:cstheme="minorBidi"/>
          <w:sz w:val="22"/>
          <w:szCs w:val="22"/>
          <w:lang w:val="en-AU" w:eastAsia="en-AU"/>
        </w:rPr>
      </w:pPr>
      <w:del w:id="273" w:author="Heinrich, Danielle - heidl003" w:date="2017-10-26T22:25:00Z">
        <w:r w:rsidRPr="00762D9B" w:rsidDel="00762D9B">
          <w:rPr>
            <w:lang w:eastAsia="ar-SA"/>
            <w:rPrChange w:id="274" w:author="Heinrich, Danielle - heidl003" w:date="2017-10-26T22:25:00Z">
              <w:rPr>
                <w:rStyle w:val="Hyperlink"/>
                <w:lang w:eastAsia="ar-SA"/>
              </w:rPr>
            </w:rPrChange>
          </w:rPr>
          <w:delText>3.2</w:delText>
        </w:r>
        <w:r w:rsidDel="00762D9B">
          <w:rPr>
            <w:rFonts w:asciiTheme="minorHAnsi" w:eastAsiaTheme="minorEastAsia" w:hAnsiTheme="minorHAnsi" w:cstheme="minorBidi"/>
            <w:sz w:val="22"/>
            <w:szCs w:val="22"/>
            <w:lang w:val="en-AU" w:eastAsia="en-AU"/>
          </w:rPr>
          <w:tab/>
        </w:r>
        <w:r w:rsidRPr="00762D9B" w:rsidDel="00762D9B">
          <w:rPr>
            <w:rPrChange w:id="275" w:author="Heinrich, Danielle - heidl003" w:date="2017-10-26T22:25:00Z">
              <w:rPr>
                <w:rStyle w:val="Hyperlink"/>
              </w:rPr>
            </w:rPrChange>
          </w:rPr>
          <w:delText>Non-Functional Requirements</w:delText>
        </w:r>
        <w:r w:rsidDel="00762D9B">
          <w:rPr>
            <w:webHidden/>
          </w:rPr>
          <w:tab/>
          <w:delText>20</w:delText>
        </w:r>
      </w:del>
    </w:p>
    <w:p w14:paraId="4C8C9C8E" w14:textId="1A55A9A3" w:rsidR="001A5A68" w:rsidDel="00762D9B" w:rsidRDefault="001A5A68">
      <w:pPr>
        <w:pStyle w:val="TOC3"/>
        <w:tabs>
          <w:tab w:val="left" w:pos="1382"/>
        </w:tabs>
        <w:rPr>
          <w:del w:id="276" w:author="Heinrich, Danielle - heidl003" w:date="2017-10-26T22:25:00Z"/>
          <w:rFonts w:asciiTheme="minorHAnsi" w:eastAsiaTheme="minorEastAsia" w:hAnsiTheme="minorHAnsi" w:cstheme="minorBidi"/>
          <w:noProof/>
          <w:sz w:val="22"/>
          <w:szCs w:val="22"/>
          <w:lang w:val="en-AU" w:eastAsia="en-AU"/>
        </w:rPr>
      </w:pPr>
      <w:del w:id="277" w:author="Heinrich, Danielle - heidl003" w:date="2017-10-26T22:25:00Z">
        <w:r w:rsidRPr="00762D9B" w:rsidDel="00762D9B">
          <w:rPr>
            <w:noProof/>
            <w:rPrChange w:id="278" w:author="Heinrich, Danielle - heidl003" w:date="2017-10-26T22:25:00Z">
              <w:rPr>
                <w:rStyle w:val="Hyperlink"/>
                <w:noProof/>
              </w:rPr>
            </w:rPrChange>
          </w:rPr>
          <w:delText>3.2.1</w:delText>
        </w:r>
        <w:r w:rsidDel="00762D9B">
          <w:rPr>
            <w:rFonts w:asciiTheme="minorHAnsi" w:eastAsiaTheme="minorEastAsia" w:hAnsiTheme="minorHAnsi" w:cstheme="minorBidi"/>
            <w:noProof/>
            <w:sz w:val="22"/>
            <w:szCs w:val="22"/>
            <w:lang w:val="en-AU" w:eastAsia="en-AU"/>
          </w:rPr>
          <w:tab/>
        </w:r>
        <w:r w:rsidRPr="00762D9B" w:rsidDel="00762D9B">
          <w:rPr>
            <w:noProof/>
            <w:rPrChange w:id="279" w:author="Heinrich, Danielle - heidl003" w:date="2017-10-26T22:25:00Z">
              <w:rPr>
                <w:rStyle w:val="Hyperlink"/>
                <w:noProof/>
              </w:rPr>
            </w:rPrChange>
          </w:rPr>
          <w:delText>Usability</w:delText>
        </w:r>
        <w:r w:rsidDel="00762D9B">
          <w:rPr>
            <w:noProof/>
            <w:webHidden/>
          </w:rPr>
          <w:tab/>
          <w:delText>20</w:delText>
        </w:r>
      </w:del>
    </w:p>
    <w:p w14:paraId="495EC914" w14:textId="1CCC3022" w:rsidR="001A5A68" w:rsidDel="00762D9B" w:rsidRDefault="001A5A68">
      <w:pPr>
        <w:pStyle w:val="TOC3"/>
        <w:tabs>
          <w:tab w:val="left" w:pos="1382"/>
        </w:tabs>
        <w:rPr>
          <w:del w:id="280" w:author="Heinrich, Danielle - heidl003" w:date="2017-10-26T22:25:00Z"/>
          <w:rFonts w:asciiTheme="minorHAnsi" w:eastAsiaTheme="minorEastAsia" w:hAnsiTheme="minorHAnsi" w:cstheme="minorBidi"/>
          <w:noProof/>
          <w:sz w:val="22"/>
          <w:szCs w:val="22"/>
          <w:lang w:val="en-AU" w:eastAsia="en-AU"/>
        </w:rPr>
      </w:pPr>
      <w:del w:id="281" w:author="Heinrich, Danielle - heidl003" w:date="2017-10-26T22:25:00Z">
        <w:r w:rsidRPr="00762D9B" w:rsidDel="00762D9B">
          <w:rPr>
            <w:noProof/>
            <w:rPrChange w:id="282" w:author="Heinrich, Danielle - heidl003" w:date="2017-10-26T22:25:00Z">
              <w:rPr>
                <w:rStyle w:val="Hyperlink"/>
                <w:noProof/>
              </w:rPr>
            </w:rPrChange>
          </w:rPr>
          <w:delText>3.2.2</w:delText>
        </w:r>
        <w:r w:rsidDel="00762D9B">
          <w:rPr>
            <w:rFonts w:asciiTheme="minorHAnsi" w:eastAsiaTheme="minorEastAsia" w:hAnsiTheme="minorHAnsi" w:cstheme="minorBidi"/>
            <w:noProof/>
            <w:sz w:val="22"/>
            <w:szCs w:val="22"/>
            <w:lang w:val="en-AU" w:eastAsia="en-AU"/>
          </w:rPr>
          <w:tab/>
        </w:r>
        <w:r w:rsidRPr="00762D9B" w:rsidDel="00762D9B">
          <w:rPr>
            <w:noProof/>
            <w:rPrChange w:id="283" w:author="Heinrich, Danielle - heidl003" w:date="2017-10-26T22:25:00Z">
              <w:rPr>
                <w:rStyle w:val="Hyperlink"/>
                <w:noProof/>
              </w:rPr>
            </w:rPrChange>
          </w:rPr>
          <w:delText>Performance</w:delText>
        </w:r>
        <w:r w:rsidDel="00762D9B">
          <w:rPr>
            <w:noProof/>
            <w:webHidden/>
          </w:rPr>
          <w:tab/>
          <w:delText>20</w:delText>
        </w:r>
      </w:del>
    </w:p>
    <w:p w14:paraId="5454E7C5" w14:textId="7B42D642" w:rsidR="001A5A68" w:rsidDel="00762D9B" w:rsidRDefault="001A5A68">
      <w:pPr>
        <w:pStyle w:val="TOC3"/>
        <w:tabs>
          <w:tab w:val="left" w:pos="1382"/>
        </w:tabs>
        <w:rPr>
          <w:del w:id="284" w:author="Heinrich, Danielle - heidl003" w:date="2017-10-26T22:25:00Z"/>
          <w:rFonts w:asciiTheme="minorHAnsi" w:eastAsiaTheme="minorEastAsia" w:hAnsiTheme="minorHAnsi" w:cstheme="minorBidi"/>
          <w:noProof/>
          <w:sz w:val="22"/>
          <w:szCs w:val="22"/>
          <w:lang w:val="en-AU" w:eastAsia="en-AU"/>
        </w:rPr>
      </w:pPr>
      <w:del w:id="285" w:author="Heinrich, Danielle - heidl003" w:date="2017-10-26T22:25:00Z">
        <w:r w:rsidRPr="00762D9B" w:rsidDel="00762D9B">
          <w:rPr>
            <w:noProof/>
            <w:rPrChange w:id="286" w:author="Heinrich, Danielle - heidl003" w:date="2017-10-26T22:25:00Z">
              <w:rPr>
                <w:rStyle w:val="Hyperlink"/>
                <w:noProof/>
              </w:rPr>
            </w:rPrChange>
          </w:rPr>
          <w:delText>3.2.3</w:delText>
        </w:r>
        <w:r w:rsidDel="00762D9B">
          <w:rPr>
            <w:rFonts w:asciiTheme="minorHAnsi" w:eastAsiaTheme="minorEastAsia" w:hAnsiTheme="minorHAnsi" w:cstheme="minorBidi"/>
            <w:noProof/>
            <w:sz w:val="22"/>
            <w:szCs w:val="22"/>
            <w:lang w:val="en-AU" w:eastAsia="en-AU"/>
          </w:rPr>
          <w:tab/>
        </w:r>
        <w:r w:rsidRPr="00762D9B" w:rsidDel="00762D9B">
          <w:rPr>
            <w:noProof/>
            <w:rPrChange w:id="287" w:author="Heinrich, Danielle - heidl003" w:date="2017-10-26T22:25:00Z">
              <w:rPr>
                <w:rStyle w:val="Hyperlink"/>
                <w:noProof/>
              </w:rPr>
            </w:rPrChange>
          </w:rPr>
          <w:delText>Security</w:delText>
        </w:r>
        <w:r w:rsidDel="00762D9B">
          <w:rPr>
            <w:noProof/>
            <w:webHidden/>
          </w:rPr>
          <w:tab/>
          <w:delText>20</w:delText>
        </w:r>
      </w:del>
    </w:p>
    <w:p w14:paraId="584C52CC" w14:textId="10A1AAA9" w:rsidR="001A5A68" w:rsidDel="00762D9B" w:rsidRDefault="001A5A68">
      <w:pPr>
        <w:pStyle w:val="TOC3"/>
        <w:tabs>
          <w:tab w:val="left" w:pos="1382"/>
        </w:tabs>
        <w:rPr>
          <w:del w:id="288" w:author="Heinrich, Danielle - heidl003" w:date="2017-10-26T22:25:00Z"/>
          <w:rFonts w:asciiTheme="minorHAnsi" w:eastAsiaTheme="minorEastAsia" w:hAnsiTheme="minorHAnsi" w:cstheme="minorBidi"/>
          <w:noProof/>
          <w:sz w:val="22"/>
          <w:szCs w:val="22"/>
          <w:lang w:val="en-AU" w:eastAsia="en-AU"/>
        </w:rPr>
      </w:pPr>
      <w:del w:id="289" w:author="Heinrich, Danielle - heidl003" w:date="2017-10-26T22:25:00Z">
        <w:r w:rsidRPr="00762D9B" w:rsidDel="00762D9B">
          <w:rPr>
            <w:noProof/>
            <w:rPrChange w:id="290" w:author="Heinrich, Danielle - heidl003" w:date="2017-10-26T22:25:00Z">
              <w:rPr>
                <w:rStyle w:val="Hyperlink"/>
                <w:noProof/>
              </w:rPr>
            </w:rPrChange>
          </w:rPr>
          <w:delText>3.2.4</w:delText>
        </w:r>
        <w:r w:rsidDel="00762D9B">
          <w:rPr>
            <w:rFonts w:asciiTheme="minorHAnsi" w:eastAsiaTheme="minorEastAsia" w:hAnsiTheme="minorHAnsi" w:cstheme="minorBidi"/>
            <w:noProof/>
            <w:sz w:val="22"/>
            <w:szCs w:val="22"/>
            <w:lang w:val="en-AU" w:eastAsia="en-AU"/>
          </w:rPr>
          <w:tab/>
        </w:r>
        <w:r w:rsidRPr="00762D9B" w:rsidDel="00762D9B">
          <w:rPr>
            <w:noProof/>
            <w:rPrChange w:id="291" w:author="Heinrich, Danielle - heidl003" w:date="2017-10-26T22:25:00Z">
              <w:rPr>
                <w:rStyle w:val="Hyperlink"/>
                <w:noProof/>
              </w:rPr>
            </w:rPrChange>
          </w:rPr>
          <w:delText>Design</w:delText>
        </w:r>
        <w:r w:rsidDel="00762D9B">
          <w:rPr>
            <w:noProof/>
            <w:webHidden/>
          </w:rPr>
          <w:tab/>
          <w:delText>20</w:delText>
        </w:r>
      </w:del>
    </w:p>
    <w:p w14:paraId="03113AF9" w14:textId="09DB882D" w:rsidR="001A5A68" w:rsidDel="00762D9B" w:rsidRDefault="001A5A68">
      <w:pPr>
        <w:pStyle w:val="TOC3"/>
        <w:tabs>
          <w:tab w:val="left" w:pos="1382"/>
        </w:tabs>
        <w:rPr>
          <w:del w:id="292" w:author="Heinrich, Danielle - heidl003" w:date="2017-10-26T22:25:00Z"/>
          <w:rFonts w:asciiTheme="minorHAnsi" w:eastAsiaTheme="minorEastAsia" w:hAnsiTheme="minorHAnsi" w:cstheme="minorBidi"/>
          <w:noProof/>
          <w:sz w:val="22"/>
          <w:szCs w:val="22"/>
          <w:lang w:val="en-AU" w:eastAsia="en-AU"/>
        </w:rPr>
      </w:pPr>
      <w:del w:id="293" w:author="Heinrich, Danielle - heidl003" w:date="2017-10-26T22:25:00Z">
        <w:r w:rsidRPr="00762D9B" w:rsidDel="00762D9B">
          <w:rPr>
            <w:noProof/>
            <w:rPrChange w:id="294" w:author="Heinrich, Danielle - heidl003" w:date="2017-10-26T22:25:00Z">
              <w:rPr>
                <w:rStyle w:val="Hyperlink"/>
                <w:noProof/>
              </w:rPr>
            </w:rPrChange>
          </w:rPr>
          <w:delText>3.2.5</w:delText>
        </w:r>
        <w:r w:rsidDel="00762D9B">
          <w:rPr>
            <w:rFonts w:asciiTheme="minorHAnsi" w:eastAsiaTheme="minorEastAsia" w:hAnsiTheme="minorHAnsi" w:cstheme="minorBidi"/>
            <w:noProof/>
            <w:sz w:val="22"/>
            <w:szCs w:val="22"/>
            <w:lang w:val="en-AU" w:eastAsia="en-AU"/>
          </w:rPr>
          <w:tab/>
        </w:r>
        <w:r w:rsidRPr="00762D9B" w:rsidDel="00762D9B">
          <w:rPr>
            <w:noProof/>
            <w:rPrChange w:id="295" w:author="Heinrich, Danielle - heidl003" w:date="2017-10-26T22:25:00Z">
              <w:rPr>
                <w:rStyle w:val="Hyperlink"/>
                <w:noProof/>
              </w:rPr>
            </w:rPrChange>
          </w:rPr>
          <w:delText>Supportability</w:delText>
        </w:r>
        <w:r w:rsidDel="00762D9B">
          <w:rPr>
            <w:noProof/>
            <w:webHidden/>
          </w:rPr>
          <w:tab/>
          <w:delText>21</w:delText>
        </w:r>
      </w:del>
    </w:p>
    <w:p w14:paraId="47101449" w14:textId="47E0B52D" w:rsidR="001A5A68" w:rsidDel="00762D9B" w:rsidRDefault="001A5A68">
      <w:pPr>
        <w:pStyle w:val="TOC3"/>
        <w:tabs>
          <w:tab w:val="left" w:pos="1382"/>
        </w:tabs>
        <w:rPr>
          <w:del w:id="296" w:author="Heinrich, Danielle - heidl003" w:date="2017-10-26T22:25:00Z"/>
          <w:rFonts w:asciiTheme="minorHAnsi" w:eastAsiaTheme="minorEastAsia" w:hAnsiTheme="minorHAnsi" w:cstheme="minorBidi"/>
          <w:noProof/>
          <w:sz w:val="22"/>
          <w:szCs w:val="22"/>
          <w:lang w:val="en-AU" w:eastAsia="en-AU"/>
        </w:rPr>
      </w:pPr>
      <w:del w:id="297" w:author="Heinrich, Danielle - heidl003" w:date="2017-10-26T22:25:00Z">
        <w:r w:rsidRPr="00762D9B" w:rsidDel="00762D9B">
          <w:rPr>
            <w:noProof/>
            <w:rPrChange w:id="298" w:author="Heinrich, Danielle - heidl003" w:date="2017-10-26T22:25:00Z">
              <w:rPr>
                <w:rStyle w:val="Hyperlink"/>
                <w:noProof/>
              </w:rPr>
            </w:rPrChange>
          </w:rPr>
          <w:delText>3.2.6</w:delText>
        </w:r>
        <w:r w:rsidDel="00762D9B">
          <w:rPr>
            <w:rFonts w:asciiTheme="minorHAnsi" w:eastAsiaTheme="minorEastAsia" w:hAnsiTheme="minorHAnsi" w:cstheme="minorBidi"/>
            <w:noProof/>
            <w:sz w:val="22"/>
            <w:szCs w:val="22"/>
            <w:lang w:val="en-AU" w:eastAsia="en-AU"/>
          </w:rPr>
          <w:tab/>
        </w:r>
        <w:r w:rsidRPr="00762D9B" w:rsidDel="00762D9B">
          <w:rPr>
            <w:noProof/>
            <w:rPrChange w:id="299" w:author="Heinrich, Danielle - heidl003" w:date="2017-10-26T22:25:00Z">
              <w:rPr>
                <w:rStyle w:val="Hyperlink"/>
                <w:noProof/>
              </w:rPr>
            </w:rPrChange>
          </w:rPr>
          <w:delText>Implementation</w:delText>
        </w:r>
        <w:r w:rsidDel="00762D9B">
          <w:rPr>
            <w:noProof/>
            <w:webHidden/>
          </w:rPr>
          <w:tab/>
          <w:delText>21</w:delText>
        </w:r>
      </w:del>
    </w:p>
    <w:p w14:paraId="4EE70658" w14:textId="100C67AA" w:rsidR="001A5A68" w:rsidDel="00762D9B" w:rsidRDefault="001A5A68">
      <w:pPr>
        <w:pStyle w:val="TOC1"/>
        <w:rPr>
          <w:del w:id="300" w:author="Heinrich, Danielle - heidl003" w:date="2017-10-26T22:25:00Z"/>
          <w:rFonts w:asciiTheme="minorHAnsi" w:eastAsiaTheme="minorEastAsia" w:hAnsiTheme="minorHAnsi" w:cstheme="minorBidi"/>
          <w:b w:val="0"/>
          <w:sz w:val="22"/>
          <w:szCs w:val="22"/>
          <w:lang w:val="en-AU" w:eastAsia="en-AU"/>
        </w:rPr>
      </w:pPr>
      <w:del w:id="301" w:author="Heinrich, Danielle - heidl003" w:date="2017-10-26T22:25:00Z">
        <w:r w:rsidRPr="00762D9B" w:rsidDel="00762D9B">
          <w:rPr>
            <w:rPrChange w:id="302" w:author="Heinrich, Danielle - heidl003" w:date="2017-10-26T22:25:00Z">
              <w:rPr>
                <w:rStyle w:val="Hyperlink"/>
              </w:rPr>
            </w:rPrChange>
          </w:rPr>
          <w:delText>4.</w:delText>
        </w:r>
        <w:r w:rsidDel="00762D9B">
          <w:rPr>
            <w:rFonts w:asciiTheme="minorHAnsi" w:eastAsiaTheme="minorEastAsia" w:hAnsiTheme="minorHAnsi" w:cstheme="minorBidi"/>
            <w:b w:val="0"/>
            <w:sz w:val="22"/>
            <w:szCs w:val="22"/>
            <w:lang w:val="en-AU" w:eastAsia="en-AU"/>
          </w:rPr>
          <w:tab/>
        </w:r>
        <w:r w:rsidRPr="00762D9B" w:rsidDel="00762D9B">
          <w:rPr>
            <w:rPrChange w:id="303" w:author="Heinrich, Danielle - heidl003" w:date="2017-10-26T22:25:00Z">
              <w:rPr>
                <w:rStyle w:val="Hyperlink"/>
              </w:rPr>
            </w:rPrChange>
          </w:rPr>
          <w:delText>Design Considerations</w:delText>
        </w:r>
        <w:r w:rsidDel="00762D9B">
          <w:rPr>
            <w:webHidden/>
          </w:rPr>
          <w:tab/>
          <w:delText>22</w:delText>
        </w:r>
      </w:del>
    </w:p>
    <w:p w14:paraId="0FEB35F0" w14:textId="3862D195" w:rsidR="001A5A68" w:rsidDel="00762D9B" w:rsidRDefault="001A5A68">
      <w:pPr>
        <w:pStyle w:val="TOC2"/>
        <w:rPr>
          <w:del w:id="304" w:author="Heinrich, Danielle - heidl003" w:date="2017-10-26T22:25:00Z"/>
          <w:rFonts w:asciiTheme="minorHAnsi" w:eastAsiaTheme="minorEastAsia" w:hAnsiTheme="minorHAnsi" w:cstheme="minorBidi"/>
          <w:sz w:val="22"/>
          <w:szCs w:val="22"/>
          <w:lang w:val="en-AU" w:eastAsia="en-AU"/>
        </w:rPr>
      </w:pPr>
      <w:del w:id="305" w:author="Heinrich, Danielle - heidl003" w:date="2017-10-26T22:25:00Z">
        <w:r w:rsidRPr="00762D9B" w:rsidDel="00762D9B">
          <w:rPr>
            <w:rPrChange w:id="306" w:author="Heinrich, Danielle - heidl003" w:date="2017-10-26T22:25:00Z">
              <w:rPr>
                <w:rStyle w:val="Hyperlink"/>
              </w:rPr>
            </w:rPrChange>
          </w:rPr>
          <w:delText>4.1</w:delText>
        </w:r>
        <w:r w:rsidDel="00762D9B">
          <w:rPr>
            <w:rFonts w:asciiTheme="minorHAnsi" w:eastAsiaTheme="minorEastAsia" w:hAnsiTheme="minorHAnsi" w:cstheme="minorBidi"/>
            <w:sz w:val="22"/>
            <w:szCs w:val="22"/>
            <w:lang w:val="en-AU" w:eastAsia="en-AU"/>
          </w:rPr>
          <w:tab/>
        </w:r>
        <w:r w:rsidRPr="00762D9B" w:rsidDel="00762D9B">
          <w:rPr>
            <w:rPrChange w:id="307" w:author="Heinrich, Danielle - heidl003" w:date="2017-10-26T22:25:00Z">
              <w:rPr>
                <w:rStyle w:val="Hyperlink"/>
              </w:rPr>
            </w:rPrChange>
          </w:rPr>
          <w:delText>Goals and Guidelines</w:delText>
        </w:r>
        <w:r w:rsidDel="00762D9B">
          <w:rPr>
            <w:webHidden/>
          </w:rPr>
          <w:tab/>
          <w:delText>22</w:delText>
        </w:r>
      </w:del>
    </w:p>
    <w:p w14:paraId="4D80F51B" w14:textId="749F7333" w:rsidR="001A5A68" w:rsidDel="00762D9B" w:rsidRDefault="001A5A68">
      <w:pPr>
        <w:pStyle w:val="TOC2"/>
        <w:rPr>
          <w:del w:id="308" w:author="Heinrich, Danielle - heidl003" w:date="2017-10-26T22:25:00Z"/>
          <w:rFonts w:asciiTheme="minorHAnsi" w:eastAsiaTheme="minorEastAsia" w:hAnsiTheme="minorHAnsi" w:cstheme="minorBidi"/>
          <w:sz w:val="22"/>
          <w:szCs w:val="22"/>
          <w:lang w:val="en-AU" w:eastAsia="en-AU"/>
        </w:rPr>
      </w:pPr>
      <w:del w:id="309" w:author="Heinrich, Danielle - heidl003" w:date="2017-10-26T22:25:00Z">
        <w:r w:rsidRPr="00762D9B" w:rsidDel="00762D9B">
          <w:rPr>
            <w:rPrChange w:id="310" w:author="Heinrich, Danielle - heidl003" w:date="2017-10-26T22:25:00Z">
              <w:rPr>
                <w:rStyle w:val="Hyperlink"/>
              </w:rPr>
            </w:rPrChange>
          </w:rPr>
          <w:delText>4.2</w:delText>
        </w:r>
        <w:r w:rsidDel="00762D9B">
          <w:rPr>
            <w:rFonts w:asciiTheme="minorHAnsi" w:eastAsiaTheme="minorEastAsia" w:hAnsiTheme="minorHAnsi" w:cstheme="minorBidi"/>
            <w:sz w:val="22"/>
            <w:szCs w:val="22"/>
            <w:lang w:val="en-AU" w:eastAsia="en-AU"/>
          </w:rPr>
          <w:tab/>
        </w:r>
        <w:r w:rsidRPr="00762D9B" w:rsidDel="00762D9B">
          <w:rPr>
            <w:rPrChange w:id="311" w:author="Heinrich, Danielle - heidl003" w:date="2017-10-26T22:25:00Z">
              <w:rPr>
                <w:rStyle w:val="Hyperlink"/>
              </w:rPr>
            </w:rPrChange>
          </w:rPr>
          <w:delText>Development Methods &amp; Contingencies</w:delText>
        </w:r>
        <w:r w:rsidDel="00762D9B">
          <w:rPr>
            <w:webHidden/>
          </w:rPr>
          <w:tab/>
          <w:delText>23</w:delText>
        </w:r>
      </w:del>
    </w:p>
    <w:p w14:paraId="6747DA22" w14:textId="293BB1E2" w:rsidR="001A5A68" w:rsidDel="00762D9B" w:rsidRDefault="001A5A68">
      <w:pPr>
        <w:pStyle w:val="TOC1"/>
        <w:rPr>
          <w:del w:id="312" w:author="Heinrich, Danielle - heidl003" w:date="2017-10-26T22:25:00Z"/>
          <w:rFonts w:asciiTheme="minorHAnsi" w:eastAsiaTheme="minorEastAsia" w:hAnsiTheme="minorHAnsi" w:cstheme="minorBidi"/>
          <w:b w:val="0"/>
          <w:sz w:val="22"/>
          <w:szCs w:val="22"/>
          <w:lang w:val="en-AU" w:eastAsia="en-AU"/>
        </w:rPr>
      </w:pPr>
      <w:del w:id="313" w:author="Heinrich, Danielle - heidl003" w:date="2017-10-26T22:25:00Z">
        <w:r w:rsidRPr="00762D9B" w:rsidDel="00762D9B">
          <w:rPr>
            <w:rPrChange w:id="314" w:author="Heinrich, Danielle - heidl003" w:date="2017-10-26T22:25:00Z">
              <w:rPr>
                <w:rStyle w:val="Hyperlink"/>
              </w:rPr>
            </w:rPrChange>
          </w:rPr>
          <w:delText>5.</w:delText>
        </w:r>
        <w:r w:rsidDel="00762D9B">
          <w:rPr>
            <w:rFonts w:asciiTheme="minorHAnsi" w:eastAsiaTheme="minorEastAsia" w:hAnsiTheme="minorHAnsi" w:cstheme="minorBidi"/>
            <w:b w:val="0"/>
            <w:sz w:val="22"/>
            <w:szCs w:val="22"/>
            <w:lang w:val="en-AU" w:eastAsia="en-AU"/>
          </w:rPr>
          <w:tab/>
        </w:r>
        <w:r w:rsidRPr="00762D9B" w:rsidDel="00762D9B">
          <w:rPr>
            <w:rPrChange w:id="315" w:author="Heinrich, Danielle - heidl003" w:date="2017-10-26T22:25:00Z">
              <w:rPr>
                <w:rStyle w:val="Hyperlink"/>
              </w:rPr>
            </w:rPrChange>
          </w:rPr>
          <w:delText>Operational Scenarios</w:delText>
        </w:r>
        <w:r w:rsidDel="00762D9B">
          <w:rPr>
            <w:webHidden/>
          </w:rPr>
          <w:tab/>
          <w:delText>24</w:delText>
        </w:r>
      </w:del>
    </w:p>
    <w:p w14:paraId="4A883593" w14:textId="13083BC6" w:rsidR="001A5A68" w:rsidDel="00762D9B" w:rsidRDefault="001A5A68">
      <w:pPr>
        <w:pStyle w:val="TOC2"/>
        <w:rPr>
          <w:del w:id="316" w:author="Heinrich, Danielle - heidl003" w:date="2017-10-26T22:25:00Z"/>
          <w:rFonts w:asciiTheme="minorHAnsi" w:eastAsiaTheme="minorEastAsia" w:hAnsiTheme="minorHAnsi" w:cstheme="minorBidi"/>
          <w:sz w:val="22"/>
          <w:szCs w:val="22"/>
          <w:lang w:val="en-AU" w:eastAsia="en-AU"/>
        </w:rPr>
      </w:pPr>
      <w:del w:id="317" w:author="Heinrich, Danielle - heidl003" w:date="2017-10-26T22:25:00Z">
        <w:r w:rsidRPr="00762D9B" w:rsidDel="00762D9B">
          <w:rPr>
            <w:lang w:eastAsia="ar-SA"/>
            <w:rPrChange w:id="318" w:author="Heinrich, Danielle - heidl003" w:date="2017-10-26T22:25:00Z">
              <w:rPr>
                <w:rStyle w:val="Hyperlink"/>
                <w:lang w:eastAsia="ar-SA"/>
              </w:rPr>
            </w:rPrChange>
          </w:rPr>
          <w:delText>5.1</w:delText>
        </w:r>
        <w:r w:rsidDel="00762D9B">
          <w:rPr>
            <w:rFonts w:asciiTheme="minorHAnsi" w:eastAsiaTheme="minorEastAsia" w:hAnsiTheme="minorHAnsi" w:cstheme="minorBidi"/>
            <w:sz w:val="22"/>
            <w:szCs w:val="22"/>
            <w:lang w:val="en-AU" w:eastAsia="en-AU"/>
          </w:rPr>
          <w:tab/>
        </w:r>
        <w:r w:rsidRPr="00762D9B" w:rsidDel="00762D9B">
          <w:rPr>
            <w:rPrChange w:id="319" w:author="Heinrich, Danielle - heidl003" w:date="2017-10-26T22:25:00Z">
              <w:rPr>
                <w:rStyle w:val="Hyperlink"/>
              </w:rPr>
            </w:rPrChange>
          </w:rPr>
          <w:delText>Key System Actors</w:delText>
        </w:r>
        <w:r w:rsidDel="00762D9B">
          <w:rPr>
            <w:webHidden/>
          </w:rPr>
          <w:tab/>
          <w:delText>24</w:delText>
        </w:r>
      </w:del>
    </w:p>
    <w:p w14:paraId="667C1F78" w14:textId="033F9DAD" w:rsidR="001A5A68" w:rsidDel="00762D9B" w:rsidRDefault="001A5A68">
      <w:pPr>
        <w:pStyle w:val="TOC2"/>
        <w:rPr>
          <w:del w:id="320" w:author="Heinrich, Danielle - heidl003" w:date="2017-10-26T22:25:00Z"/>
          <w:rFonts w:asciiTheme="minorHAnsi" w:eastAsiaTheme="minorEastAsia" w:hAnsiTheme="minorHAnsi" w:cstheme="minorBidi"/>
          <w:sz w:val="22"/>
          <w:szCs w:val="22"/>
          <w:lang w:val="en-AU" w:eastAsia="en-AU"/>
        </w:rPr>
      </w:pPr>
      <w:del w:id="321" w:author="Heinrich, Danielle - heidl003" w:date="2017-10-26T22:25:00Z">
        <w:r w:rsidRPr="00762D9B" w:rsidDel="00762D9B">
          <w:rPr>
            <w:rPrChange w:id="322" w:author="Heinrich, Danielle - heidl003" w:date="2017-10-26T22:25:00Z">
              <w:rPr>
                <w:rStyle w:val="Hyperlink"/>
              </w:rPr>
            </w:rPrChange>
          </w:rPr>
          <w:delText>5.2</w:delText>
        </w:r>
        <w:r w:rsidDel="00762D9B">
          <w:rPr>
            <w:rFonts w:asciiTheme="minorHAnsi" w:eastAsiaTheme="minorEastAsia" w:hAnsiTheme="minorHAnsi" w:cstheme="minorBidi"/>
            <w:sz w:val="22"/>
            <w:szCs w:val="22"/>
            <w:lang w:val="en-AU" w:eastAsia="en-AU"/>
          </w:rPr>
          <w:tab/>
        </w:r>
        <w:r w:rsidRPr="00762D9B" w:rsidDel="00762D9B">
          <w:rPr>
            <w:rPrChange w:id="323" w:author="Heinrich, Danielle - heidl003" w:date="2017-10-26T22:25:00Z">
              <w:rPr>
                <w:rStyle w:val="Hyperlink"/>
              </w:rPr>
            </w:rPrChange>
          </w:rPr>
          <w:delText>Use Case Descriptions</w:delText>
        </w:r>
        <w:r w:rsidDel="00762D9B">
          <w:rPr>
            <w:webHidden/>
          </w:rPr>
          <w:tab/>
          <w:delText>24</w:delText>
        </w:r>
      </w:del>
    </w:p>
    <w:p w14:paraId="42D01AFB" w14:textId="3422A981" w:rsidR="001A5A68" w:rsidDel="00762D9B" w:rsidRDefault="001A5A68">
      <w:pPr>
        <w:pStyle w:val="TOC2"/>
        <w:rPr>
          <w:del w:id="324" w:author="Heinrich, Danielle - heidl003" w:date="2017-10-26T22:25:00Z"/>
          <w:rFonts w:asciiTheme="minorHAnsi" w:eastAsiaTheme="minorEastAsia" w:hAnsiTheme="minorHAnsi" w:cstheme="minorBidi"/>
          <w:sz w:val="22"/>
          <w:szCs w:val="22"/>
          <w:lang w:val="en-AU" w:eastAsia="en-AU"/>
        </w:rPr>
      </w:pPr>
      <w:del w:id="325" w:author="Heinrich, Danielle - heidl003" w:date="2017-10-26T22:25:00Z">
        <w:r w:rsidRPr="00762D9B" w:rsidDel="00762D9B">
          <w:rPr>
            <w:lang w:eastAsia="ar-SA"/>
            <w:rPrChange w:id="326" w:author="Heinrich, Danielle - heidl003" w:date="2017-10-26T22:25:00Z">
              <w:rPr>
                <w:rStyle w:val="Hyperlink"/>
                <w:lang w:eastAsia="ar-SA"/>
              </w:rPr>
            </w:rPrChange>
          </w:rPr>
          <w:delText>5.3</w:delText>
        </w:r>
        <w:r w:rsidDel="00762D9B">
          <w:rPr>
            <w:rFonts w:asciiTheme="minorHAnsi" w:eastAsiaTheme="minorEastAsia" w:hAnsiTheme="minorHAnsi" w:cstheme="minorBidi"/>
            <w:sz w:val="22"/>
            <w:szCs w:val="22"/>
            <w:lang w:val="en-AU" w:eastAsia="en-AU"/>
          </w:rPr>
          <w:tab/>
        </w:r>
        <w:r w:rsidRPr="00762D9B" w:rsidDel="00762D9B">
          <w:rPr>
            <w:rPrChange w:id="327" w:author="Heinrich, Danielle - heidl003" w:date="2017-10-26T22:25:00Z">
              <w:rPr>
                <w:rStyle w:val="Hyperlink"/>
              </w:rPr>
            </w:rPrChange>
          </w:rPr>
          <w:delText>Use Case Diagrams</w:delText>
        </w:r>
        <w:r w:rsidDel="00762D9B">
          <w:rPr>
            <w:webHidden/>
          </w:rPr>
          <w:tab/>
          <w:delText>25</w:delText>
        </w:r>
      </w:del>
    </w:p>
    <w:p w14:paraId="44A7E799" w14:textId="0C3138E6" w:rsidR="001A5A68" w:rsidDel="00762D9B" w:rsidRDefault="001A5A68">
      <w:pPr>
        <w:pStyle w:val="TOC1"/>
        <w:rPr>
          <w:del w:id="328" w:author="Heinrich, Danielle - heidl003" w:date="2017-10-26T22:25:00Z"/>
          <w:rFonts w:asciiTheme="minorHAnsi" w:eastAsiaTheme="minorEastAsia" w:hAnsiTheme="minorHAnsi" w:cstheme="minorBidi"/>
          <w:b w:val="0"/>
          <w:sz w:val="22"/>
          <w:szCs w:val="22"/>
          <w:lang w:val="en-AU" w:eastAsia="en-AU"/>
        </w:rPr>
      </w:pPr>
      <w:del w:id="329" w:author="Heinrich, Danielle - heidl003" w:date="2017-10-26T22:25:00Z">
        <w:r w:rsidRPr="00762D9B" w:rsidDel="00762D9B">
          <w:rPr>
            <w:rPrChange w:id="330" w:author="Heinrich, Danielle - heidl003" w:date="2017-10-26T22:25:00Z">
              <w:rPr>
                <w:rStyle w:val="Hyperlink"/>
              </w:rPr>
            </w:rPrChange>
          </w:rPr>
          <w:delText>6.</w:delText>
        </w:r>
        <w:r w:rsidDel="00762D9B">
          <w:rPr>
            <w:rFonts w:asciiTheme="minorHAnsi" w:eastAsiaTheme="minorEastAsia" w:hAnsiTheme="minorHAnsi" w:cstheme="minorBidi"/>
            <w:b w:val="0"/>
            <w:sz w:val="22"/>
            <w:szCs w:val="22"/>
            <w:lang w:val="en-AU" w:eastAsia="en-AU"/>
          </w:rPr>
          <w:tab/>
        </w:r>
        <w:r w:rsidRPr="00762D9B" w:rsidDel="00762D9B">
          <w:rPr>
            <w:rPrChange w:id="331" w:author="Heinrich, Danielle - heidl003" w:date="2017-10-26T22:25:00Z">
              <w:rPr>
                <w:rStyle w:val="Hyperlink"/>
              </w:rPr>
            </w:rPrChange>
          </w:rPr>
          <w:delText>System Architecture and Architecture Design</w:delText>
        </w:r>
        <w:r w:rsidDel="00762D9B">
          <w:rPr>
            <w:webHidden/>
          </w:rPr>
          <w:tab/>
          <w:delText>28</w:delText>
        </w:r>
      </w:del>
    </w:p>
    <w:p w14:paraId="786CBF4E" w14:textId="62834866" w:rsidR="001A5A68" w:rsidDel="00762D9B" w:rsidRDefault="001A5A68">
      <w:pPr>
        <w:pStyle w:val="TOC2"/>
        <w:rPr>
          <w:del w:id="332" w:author="Heinrich, Danielle - heidl003" w:date="2017-10-26T22:25:00Z"/>
          <w:rFonts w:asciiTheme="minorHAnsi" w:eastAsiaTheme="minorEastAsia" w:hAnsiTheme="minorHAnsi" w:cstheme="minorBidi"/>
          <w:sz w:val="22"/>
          <w:szCs w:val="22"/>
          <w:lang w:val="en-AU" w:eastAsia="en-AU"/>
        </w:rPr>
      </w:pPr>
      <w:del w:id="333" w:author="Heinrich, Danielle - heidl003" w:date="2017-10-26T22:25:00Z">
        <w:r w:rsidRPr="00762D9B" w:rsidDel="00762D9B">
          <w:rPr>
            <w:rPrChange w:id="334" w:author="Heinrich, Danielle - heidl003" w:date="2017-10-26T22:25:00Z">
              <w:rPr>
                <w:rStyle w:val="Hyperlink"/>
              </w:rPr>
            </w:rPrChange>
          </w:rPr>
          <w:delText>6.1</w:delText>
        </w:r>
        <w:r w:rsidDel="00762D9B">
          <w:rPr>
            <w:rFonts w:asciiTheme="minorHAnsi" w:eastAsiaTheme="minorEastAsia" w:hAnsiTheme="minorHAnsi" w:cstheme="minorBidi"/>
            <w:sz w:val="22"/>
            <w:szCs w:val="22"/>
            <w:lang w:val="en-AU" w:eastAsia="en-AU"/>
          </w:rPr>
          <w:tab/>
        </w:r>
        <w:r w:rsidRPr="00762D9B" w:rsidDel="00762D9B">
          <w:rPr>
            <w:rPrChange w:id="335" w:author="Heinrich, Danielle - heidl003" w:date="2017-10-26T22:25:00Z">
              <w:rPr>
                <w:rStyle w:val="Hyperlink"/>
              </w:rPr>
            </w:rPrChange>
          </w:rPr>
          <w:delText>Logical View</w:delText>
        </w:r>
        <w:r w:rsidDel="00762D9B">
          <w:rPr>
            <w:webHidden/>
          </w:rPr>
          <w:tab/>
          <w:delText>28</w:delText>
        </w:r>
      </w:del>
    </w:p>
    <w:p w14:paraId="7EF414A9" w14:textId="3993A127" w:rsidR="001A5A68" w:rsidDel="00762D9B" w:rsidRDefault="001A5A68">
      <w:pPr>
        <w:pStyle w:val="TOC2"/>
        <w:rPr>
          <w:del w:id="336" w:author="Heinrich, Danielle - heidl003" w:date="2017-10-26T22:25:00Z"/>
          <w:rFonts w:asciiTheme="minorHAnsi" w:eastAsiaTheme="minorEastAsia" w:hAnsiTheme="minorHAnsi" w:cstheme="minorBidi"/>
          <w:sz w:val="22"/>
          <w:szCs w:val="22"/>
          <w:lang w:val="en-AU" w:eastAsia="en-AU"/>
        </w:rPr>
      </w:pPr>
      <w:del w:id="337" w:author="Heinrich, Danielle - heidl003" w:date="2017-10-26T22:25:00Z">
        <w:r w:rsidRPr="00762D9B" w:rsidDel="00762D9B">
          <w:rPr>
            <w:rPrChange w:id="338" w:author="Heinrich, Danielle - heidl003" w:date="2017-10-26T22:25:00Z">
              <w:rPr>
                <w:rStyle w:val="Hyperlink"/>
              </w:rPr>
            </w:rPrChange>
          </w:rPr>
          <w:delText>6.2</w:delText>
        </w:r>
        <w:r w:rsidDel="00762D9B">
          <w:rPr>
            <w:rFonts w:asciiTheme="minorHAnsi" w:eastAsiaTheme="minorEastAsia" w:hAnsiTheme="minorHAnsi" w:cstheme="minorBidi"/>
            <w:sz w:val="22"/>
            <w:szCs w:val="22"/>
            <w:lang w:val="en-AU" w:eastAsia="en-AU"/>
          </w:rPr>
          <w:tab/>
        </w:r>
        <w:r w:rsidRPr="00762D9B" w:rsidDel="00762D9B">
          <w:rPr>
            <w:rPrChange w:id="339" w:author="Heinrich, Danielle - heidl003" w:date="2017-10-26T22:25:00Z">
              <w:rPr>
                <w:rStyle w:val="Hyperlink"/>
              </w:rPr>
            </w:rPrChange>
          </w:rPr>
          <w:delText>Physical View</w:delText>
        </w:r>
        <w:r w:rsidDel="00762D9B">
          <w:rPr>
            <w:webHidden/>
          </w:rPr>
          <w:tab/>
          <w:delText>31</w:delText>
        </w:r>
      </w:del>
    </w:p>
    <w:p w14:paraId="74C98503" w14:textId="2854D8CB" w:rsidR="001A5A68" w:rsidDel="00762D9B" w:rsidRDefault="001A5A68">
      <w:pPr>
        <w:pStyle w:val="TOC2"/>
        <w:rPr>
          <w:del w:id="340" w:author="Heinrich, Danielle - heidl003" w:date="2017-10-26T22:25:00Z"/>
          <w:rFonts w:asciiTheme="minorHAnsi" w:eastAsiaTheme="minorEastAsia" w:hAnsiTheme="minorHAnsi" w:cstheme="minorBidi"/>
          <w:sz w:val="22"/>
          <w:szCs w:val="22"/>
          <w:lang w:val="en-AU" w:eastAsia="en-AU"/>
        </w:rPr>
      </w:pPr>
      <w:del w:id="341" w:author="Heinrich, Danielle - heidl003" w:date="2017-10-26T22:25:00Z">
        <w:r w:rsidRPr="00762D9B" w:rsidDel="00762D9B">
          <w:rPr>
            <w:rPrChange w:id="342" w:author="Heinrich, Danielle - heidl003" w:date="2017-10-26T22:25:00Z">
              <w:rPr>
                <w:rStyle w:val="Hyperlink"/>
              </w:rPr>
            </w:rPrChange>
          </w:rPr>
          <w:delText>6.3</w:delText>
        </w:r>
        <w:r w:rsidDel="00762D9B">
          <w:rPr>
            <w:rFonts w:asciiTheme="minorHAnsi" w:eastAsiaTheme="minorEastAsia" w:hAnsiTheme="minorHAnsi" w:cstheme="minorBidi"/>
            <w:sz w:val="22"/>
            <w:szCs w:val="22"/>
            <w:lang w:val="en-AU" w:eastAsia="en-AU"/>
          </w:rPr>
          <w:tab/>
        </w:r>
        <w:r w:rsidRPr="00762D9B" w:rsidDel="00762D9B">
          <w:rPr>
            <w:rPrChange w:id="343" w:author="Heinrich, Danielle - heidl003" w:date="2017-10-26T22:25:00Z">
              <w:rPr>
                <w:rStyle w:val="Hyperlink"/>
              </w:rPr>
            </w:rPrChange>
          </w:rPr>
          <w:delText>Information Architecture</w:delText>
        </w:r>
        <w:r w:rsidDel="00762D9B">
          <w:rPr>
            <w:webHidden/>
          </w:rPr>
          <w:tab/>
          <w:delText>32</w:delText>
        </w:r>
      </w:del>
    </w:p>
    <w:p w14:paraId="7200BA66" w14:textId="4C872428" w:rsidR="001A5A68" w:rsidDel="00762D9B" w:rsidRDefault="001A5A68">
      <w:pPr>
        <w:pStyle w:val="TOC3"/>
        <w:tabs>
          <w:tab w:val="left" w:pos="1382"/>
        </w:tabs>
        <w:rPr>
          <w:del w:id="344" w:author="Heinrich, Danielle - heidl003" w:date="2017-10-26T22:25:00Z"/>
          <w:rFonts w:asciiTheme="minorHAnsi" w:eastAsiaTheme="minorEastAsia" w:hAnsiTheme="minorHAnsi" w:cstheme="minorBidi"/>
          <w:noProof/>
          <w:sz w:val="22"/>
          <w:szCs w:val="22"/>
          <w:lang w:val="en-AU" w:eastAsia="en-AU"/>
        </w:rPr>
      </w:pPr>
      <w:del w:id="345" w:author="Heinrich, Danielle - heidl003" w:date="2017-10-26T22:25:00Z">
        <w:r w:rsidRPr="00762D9B" w:rsidDel="00762D9B">
          <w:rPr>
            <w:noProof/>
            <w:rPrChange w:id="346" w:author="Heinrich, Danielle - heidl003" w:date="2017-10-26T22:25:00Z">
              <w:rPr>
                <w:rStyle w:val="Hyperlink"/>
                <w:noProof/>
              </w:rPr>
            </w:rPrChange>
          </w:rPr>
          <w:delText>6.3.1</w:delText>
        </w:r>
        <w:r w:rsidDel="00762D9B">
          <w:rPr>
            <w:rFonts w:asciiTheme="minorHAnsi" w:eastAsiaTheme="minorEastAsia" w:hAnsiTheme="minorHAnsi" w:cstheme="minorBidi"/>
            <w:noProof/>
            <w:sz w:val="22"/>
            <w:szCs w:val="22"/>
            <w:lang w:val="en-AU" w:eastAsia="en-AU"/>
          </w:rPr>
          <w:tab/>
        </w:r>
        <w:r w:rsidRPr="00762D9B" w:rsidDel="00762D9B">
          <w:rPr>
            <w:noProof/>
            <w:rPrChange w:id="347" w:author="Heinrich, Danielle - heidl003" w:date="2017-10-26T22:25:00Z">
              <w:rPr>
                <w:rStyle w:val="Hyperlink"/>
                <w:noProof/>
              </w:rPr>
            </w:rPrChange>
          </w:rPr>
          <w:delText>Records Management</w:delText>
        </w:r>
        <w:r w:rsidDel="00762D9B">
          <w:rPr>
            <w:noProof/>
            <w:webHidden/>
          </w:rPr>
          <w:tab/>
          <w:delText>32</w:delText>
        </w:r>
      </w:del>
    </w:p>
    <w:p w14:paraId="20FBD411" w14:textId="29A3927C" w:rsidR="001A5A68" w:rsidDel="00762D9B" w:rsidRDefault="001A5A68">
      <w:pPr>
        <w:pStyle w:val="TOC2"/>
        <w:rPr>
          <w:del w:id="348" w:author="Heinrich, Danielle - heidl003" w:date="2017-10-26T22:25:00Z"/>
          <w:rFonts w:asciiTheme="minorHAnsi" w:eastAsiaTheme="minorEastAsia" w:hAnsiTheme="minorHAnsi" w:cstheme="minorBidi"/>
          <w:sz w:val="22"/>
          <w:szCs w:val="22"/>
          <w:lang w:val="en-AU" w:eastAsia="en-AU"/>
        </w:rPr>
      </w:pPr>
      <w:del w:id="349" w:author="Heinrich, Danielle - heidl003" w:date="2017-10-26T22:25:00Z">
        <w:r w:rsidRPr="00762D9B" w:rsidDel="00762D9B">
          <w:rPr>
            <w:rPrChange w:id="350" w:author="Heinrich, Danielle - heidl003" w:date="2017-10-26T22:25:00Z">
              <w:rPr>
                <w:rStyle w:val="Hyperlink"/>
              </w:rPr>
            </w:rPrChange>
          </w:rPr>
          <w:delText>6.4</w:delText>
        </w:r>
        <w:r w:rsidDel="00762D9B">
          <w:rPr>
            <w:rFonts w:asciiTheme="minorHAnsi" w:eastAsiaTheme="minorEastAsia" w:hAnsiTheme="minorHAnsi" w:cstheme="minorBidi"/>
            <w:sz w:val="22"/>
            <w:szCs w:val="22"/>
            <w:lang w:val="en-AU" w:eastAsia="en-AU"/>
          </w:rPr>
          <w:tab/>
        </w:r>
        <w:r w:rsidRPr="00762D9B" w:rsidDel="00762D9B">
          <w:rPr>
            <w:rPrChange w:id="351" w:author="Heinrich, Danielle - heidl003" w:date="2017-10-26T22:25:00Z">
              <w:rPr>
                <w:rStyle w:val="Hyperlink"/>
              </w:rPr>
            </w:rPrChange>
          </w:rPr>
          <w:delText>Internal Communications Architecture</w:delText>
        </w:r>
        <w:r w:rsidDel="00762D9B">
          <w:rPr>
            <w:webHidden/>
          </w:rPr>
          <w:tab/>
          <w:delText>41</w:delText>
        </w:r>
      </w:del>
    </w:p>
    <w:p w14:paraId="78035123" w14:textId="5B1C9A92" w:rsidR="001A5A68" w:rsidDel="00762D9B" w:rsidRDefault="001A5A68">
      <w:pPr>
        <w:pStyle w:val="TOC2"/>
        <w:rPr>
          <w:del w:id="352" w:author="Heinrich, Danielle - heidl003" w:date="2017-10-26T22:25:00Z"/>
          <w:rFonts w:asciiTheme="minorHAnsi" w:eastAsiaTheme="minorEastAsia" w:hAnsiTheme="minorHAnsi" w:cstheme="minorBidi"/>
          <w:sz w:val="22"/>
          <w:szCs w:val="22"/>
          <w:lang w:val="en-AU" w:eastAsia="en-AU"/>
        </w:rPr>
      </w:pPr>
      <w:del w:id="353" w:author="Heinrich, Danielle - heidl003" w:date="2017-10-26T22:25:00Z">
        <w:r w:rsidRPr="00762D9B" w:rsidDel="00762D9B">
          <w:rPr>
            <w:rPrChange w:id="354" w:author="Heinrich, Danielle - heidl003" w:date="2017-10-26T22:25:00Z">
              <w:rPr>
                <w:rStyle w:val="Hyperlink"/>
              </w:rPr>
            </w:rPrChange>
          </w:rPr>
          <w:delText>6.5</w:delText>
        </w:r>
        <w:r w:rsidDel="00762D9B">
          <w:rPr>
            <w:rFonts w:asciiTheme="minorHAnsi" w:eastAsiaTheme="minorEastAsia" w:hAnsiTheme="minorHAnsi" w:cstheme="minorBidi"/>
            <w:sz w:val="22"/>
            <w:szCs w:val="22"/>
            <w:lang w:val="en-AU" w:eastAsia="en-AU"/>
          </w:rPr>
          <w:tab/>
        </w:r>
        <w:r w:rsidRPr="00762D9B" w:rsidDel="00762D9B">
          <w:rPr>
            <w:rPrChange w:id="355" w:author="Heinrich, Danielle - heidl003" w:date="2017-10-26T22:25:00Z">
              <w:rPr>
                <w:rStyle w:val="Hyperlink"/>
              </w:rPr>
            </w:rPrChange>
          </w:rPr>
          <w:delText>System Architecture Diagram</w:delText>
        </w:r>
        <w:r w:rsidDel="00762D9B">
          <w:rPr>
            <w:webHidden/>
          </w:rPr>
          <w:tab/>
          <w:delText>43</w:delText>
        </w:r>
      </w:del>
    </w:p>
    <w:p w14:paraId="324C9810" w14:textId="4B9F41F7" w:rsidR="001A5A68" w:rsidDel="00762D9B" w:rsidRDefault="001A5A68">
      <w:pPr>
        <w:pStyle w:val="TOC1"/>
        <w:rPr>
          <w:del w:id="356" w:author="Heinrich, Danielle - heidl003" w:date="2017-10-26T22:25:00Z"/>
          <w:rFonts w:asciiTheme="minorHAnsi" w:eastAsiaTheme="minorEastAsia" w:hAnsiTheme="minorHAnsi" w:cstheme="minorBidi"/>
          <w:b w:val="0"/>
          <w:sz w:val="22"/>
          <w:szCs w:val="22"/>
          <w:lang w:val="en-AU" w:eastAsia="en-AU"/>
        </w:rPr>
      </w:pPr>
      <w:del w:id="357" w:author="Heinrich, Danielle - heidl003" w:date="2017-10-26T22:25:00Z">
        <w:r w:rsidRPr="00762D9B" w:rsidDel="00762D9B">
          <w:rPr>
            <w:rPrChange w:id="358" w:author="Heinrich, Danielle - heidl003" w:date="2017-10-26T22:25:00Z">
              <w:rPr>
                <w:rStyle w:val="Hyperlink"/>
              </w:rPr>
            </w:rPrChange>
          </w:rPr>
          <w:delText>7.</w:delText>
        </w:r>
        <w:r w:rsidDel="00762D9B">
          <w:rPr>
            <w:rFonts w:asciiTheme="minorHAnsi" w:eastAsiaTheme="minorEastAsia" w:hAnsiTheme="minorHAnsi" w:cstheme="minorBidi"/>
            <w:b w:val="0"/>
            <w:sz w:val="22"/>
            <w:szCs w:val="22"/>
            <w:lang w:val="en-AU" w:eastAsia="en-AU"/>
          </w:rPr>
          <w:tab/>
        </w:r>
        <w:r w:rsidRPr="00762D9B" w:rsidDel="00762D9B">
          <w:rPr>
            <w:rPrChange w:id="359" w:author="Heinrich, Danielle - heidl003" w:date="2017-10-26T22:25:00Z">
              <w:rPr>
                <w:rStyle w:val="Hyperlink"/>
              </w:rPr>
            </w:rPrChange>
          </w:rPr>
          <w:delText>System Design</w:delText>
        </w:r>
        <w:r w:rsidDel="00762D9B">
          <w:rPr>
            <w:webHidden/>
          </w:rPr>
          <w:tab/>
          <w:delText>44</w:delText>
        </w:r>
      </w:del>
    </w:p>
    <w:p w14:paraId="3F726A77" w14:textId="3C6C16C1" w:rsidR="001A5A68" w:rsidDel="00762D9B" w:rsidRDefault="001A5A68">
      <w:pPr>
        <w:pStyle w:val="TOC2"/>
        <w:rPr>
          <w:del w:id="360" w:author="Heinrich, Danielle - heidl003" w:date="2017-10-26T22:25:00Z"/>
          <w:rFonts w:asciiTheme="minorHAnsi" w:eastAsiaTheme="minorEastAsia" w:hAnsiTheme="minorHAnsi" w:cstheme="minorBidi"/>
          <w:sz w:val="22"/>
          <w:szCs w:val="22"/>
          <w:lang w:val="en-AU" w:eastAsia="en-AU"/>
        </w:rPr>
      </w:pPr>
      <w:del w:id="361" w:author="Heinrich, Danielle - heidl003" w:date="2017-10-26T22:25:00Z">
        <w:r w:rsidRPr="00762D9B" w:rsidDel="00762D9B">
          <w:rPr>
            <w:rPrChange w:id="362" w:author="Heinrich, Danielle - heidl003" w:date="2017-10-26T22:25:00Z">
              <w:rPr>
                <w:rStyle w:val="Hyperlink"/>
              </w:rPr>
            </w:rPrChange>
          </w:rPr>
          <w:delText>7.1</w:delText>
        </w:r>
        <w:r w:rsidDel="00762D9B">
          <w:rPr>
            <w:rFonts w:asciiTheme="minorHAnsi" w:eastAsiaTheme="minorEastAsia" w:hAnsiTheme="minorHAnsi" w:cstheme="minorBidi"/>
            <w:sz w:val="22"/>
            <w:szCs w:val="22"/>
            <w:lang w:val="en-AU" w:eastAsia="en-AU"/>
          </w:rPr>
          <w:tab/>
        </w:r>
        <w:r w:rsidRPr="00762D9B" w:rsidDel="00762D9B">
          <w:rPr>
            <w:rPrChange w:id="363" w:author="Heinrich, Danielle - heidl003" w:date="2017-10-26T22:25:00Z">
              <w:rPr>
                <w:rStyle w:val="Hyperlink"/>
              </w:rPr>
            </w:rPrChange>
          </w:rPr>
          <w:delText>Database Design</w:delText>
        </w:r>
        <w:r w:rsidDel="00762D9B">
          <w:rPr>
            <w:webHidden/>
          </w:rPr>
          <w:tab/>
          <w:delText>44</w:delText>
        </w:r>
      </w:del>
    </w:p>
    <w:p w14:paraId="236B2A1A" w14:textId="4117FB06" w:rsidR="001A5A68" w:rsidDel="00762D9B" w:rsidRDefault="001A5A68">
      <w:pPr>
        <w:pStyle w:val="TOC3"/>
        <w:tabs>
          <w:tab w:val="left" w:pos="1382"/>
        </w:tabs>
        <w:rPr>
          <w:del w:id="364" w:author="Heinrich, Danielle - heidl003" w:date="2017-10-26T22:25:00Z"/>
          <w:rFonts w:asciiTheme="minorHAnsi" w:eastAsiaTheme="minorEastAsia" w:hAnsiTheme="minorHAnsi" w:cstheme="minorBidi"/>
          <w:noProof/>
          <w:sz w:val="22"/>
          <w:szCs w:val="22"/>
          <w:lang w:val="en-AU" w:eastAsia="en-AU"/>
        </w:rPr>
      </w:pPr>
      <w:del w:id="365" w:author="Heinrich, Danielle - heidl003" w:date="2017-10-26T22:25:00Z">
        <w:r w:rsidRPr="00762D9B" w:rsidDel="00762D9B">
          <w:rPr>
            <w:noProof/>
            <w:rPrChange w:id="366" w:author="Heinrich, Danielle - heidl003" w:date="2017-10-26T22:25:00Z">
              <w:rPr>
                <w:rStyle w:val="Hyperlink"/>
                <w:noProof/>
              </w:rPr>
            </w:rPrChange>
          </w:rPr>
          <w:delText>7.1.1</w:delText>
        </w:r>
        <w:r w:rsidDel="00762D9B">
          <w:rPr>
            <w:rFonts w:asciiTheme="minorHAnsi" w:eastAsiaTheme="minorEastAsia" w:hAnsiTheme="minorHAnsi" w:cstheme="minorBidi"/>
            <w:noProof/>
            <w:sz w:val="22"/>
            <w:szCs w:val="22"/>
            <w:lang w:val="en-AU" w:eastAsia="en-AU"/>
          </w:rPr>
          <w:tab/>
        </w:r>
        <w:r w:rsidRPr="00762D9B" w:rsidDel="00762D9B">
          <w:rPr>
            <w:noProof/>
            <w:rPrChange w:id="367" w:author="Heinrich, Danielle - heidl003" w:date="2017-10-26T22:25:00Z">
              <w:rPr>
                <w:rStyle w:val="Hyperlink"/>
                <w:noProof/>
              </w:rPr>
            </w:rPrChange>
          </w:rPr>
          <w:delText>Data Objects and Resultant Data Structures</w:delText>
        </w:r>
        <w:r w:rsidDel="00762D9B">
          <w:rPr>
            <w:noProof/>
            <w:webHidden/>
          </w:rPr>
          <w:tab/>
          <w:delText>44</w:delText>
        </w:r>
      </w:del>
    </w:p>
    <w:p w14:paraId="613AFD3D" w14:textId="4237EF2D" w:rsidR="001A5A68" w:rsidDel="00762D9B" w:rsidRDefault="001A5A68">
      <w:pPr>
        <w:pStyle w:val="TOC2"/>
        <w:rPr>
          <w:del w:id="368" w:author="Heinrich, Danielle - heidl003" w:date="2017-10-26T22:25:00Z"/>
          <w:rFonts w:asciiTheme="minorHAnsi" w:eastAsiaTheme="minorEastAsia" w:hAnsiTheme="minorHAnsi" w:cstheme="minorBidi"/>
          <w:sz w:val="22"/>
          <w:szCs w:val="22"/>
          <w:lang w:val="en-AU" w:eastAsia="en-AU"/>
        </w:rPr>
      </w:pPr>
      <w:del w:id="369" w:author="Heinrich, Danielle - heidl003" w:date="2017-10-26T22:25:00Z">
        <w:r w:rsidRPr="00762D9B" w:rsidDel="00762D9B">
          <w:rPr>
            <w:rPrChange w:id="370" w:author="Heinrich, Danielle - heidl003" w:date="2017-10-26T22:25:00Z">
              <w:rPr>
                <w:rStyle w:val="Hyperlink"/>
              </w:rPr>
            </w:rPrChange>
          </w:rPr>
          <w:delText>7.2</w:delText>
        </w:r>
        <w:r w:rsidDel="00762D9B">
          <w:rPr>
            <w:rFonts w:asciiTheme="minorHAnsi" w:eastAsiaTheme="minorEastAsia" w:hAnsiTheme="minorHAnsi" w:cstheme="minorBidi"/>
            <w:sz w:val="22"/>
            <w:szCs w:val="22"/>
            <w:lang w:val="en-AU" w:eastAsia="en-AU"/>
          </w:rPr>
          <w:tab/>
        </w:r>
        <w:r w:rsidRPr="00762D9B" w:rsidDel="00762D9B">
          <w:rPr>
            <w:rPrChange w:id="371" w:author="Heinrich, Danielle - heidl003" w:date="2017-10-26T22:25:00Z">
              <w:rPr>
                <w:rStyle w:val="Hyperlink"/>
              </w:rPr>
            </w:rPrChange>
          </w:rPr>
          <w:delText>Data Conversion</w:delText>
        </w:r>
        <w:r w:rsidDel="00762D9B">
          <w:rPr>
            <w:webHidden/>
          </w:rPr>
          <w:tab/>
          <w:delText>44</w:delText>
        </w:r>
      </w:del>
    </w:p>
    <w:p w14:paraId="2F11E62D" w14:textId="6A673D28" w:rsidR="001A5A68" w:rsidDel="00762D9B" w:rsidRDefault="001A5A68">
      <w:pPr>
        <w:pStyle w:val="TOC2"/>
        <w:rPr>
          <w:del w:id="372" w:author="Heinrich, Danielle - heidl003" w:date="2017-10-26T22:25:00Z"/>
          <w:rFonts w:asciiTheme="minorHAnsi" w:eastAsiaTheme="minorEastAsia" w:hAnsiTheme="minorHAnsi" w:cstheme="minorBidi"/>
          <w:sz w:val="22"/>
          <w:szCs w:val="22"/>
          <w:lang w:val="en-AU" w:eastAsia="en-AU"/>
        </w:rPr>
      </w:pPr>
      <w:del w:id="373" w:author="Heinrich, Danielle - heidl003" w:date="2017-10-26T22:25:00Z">
        <w:r w:rsidRPr="00762D9B" w:rsidDel="00762D9B">
          <w:rPr>
            <w:rPrChange w:id="374" w:author="Heinrich, Danielle - heidl003" w:date="2017-10-26T22:25:00Z">
              <w:rPr>
                <w:rStyle w:val="Hyperlink"/>
              </w:rPr>
            </w:rPrChange>
          </w:rPr>
          <w:delText>7.3</w:delText>
        </w:r>
        <w:r w:rsidDel="00762D9B">
          <w:rPr>
            <w:rFonts w:asciiTheme="minorHAnsi" w:eastAsiaTheme="minorEastAsia" w:hAnsiTheme="minorHAnsi" w:cstheme="minorBidi"/>
            <w:sz w:val="22"/>
            <w:szCs w:val="22"/>
            <w:lang w:val="en-AU" w:eastAsia="en-AU"/>
          </w:rPr>
          <w:tab/>
        </w:r>
        <w:r w:rsidRPr="00762D9B" w:rsidDel="00762D9B">
          <w:rPr>
            <w:rPrChange w:id="375" w:author="Heinrich, Danielle - heidl003" w:date="2017-10-26T22:25:00Z">
              <w:rPr>
                <w:rStyle w:val="Hyperlink"/>
              </w:rPr>
            </w:rPrChange>
          </w:rPr>
          <w:delText>External Tools (APIs)</w:delText>
        </w:r>
        <w:r w:rsidDel="00762D9B">
          <w:rPr>
            <w:webHidden/>
          </w:rPr>
          <w:tab/>
          <w:delText>44</w:delText>
        </w:r>
      </w:del>
    </w:p>
    <w:p w14:paraId="5CB81E18" w14:textId="2DD20825" w:rsidR="001A5A68" w:rsidDel="00762D9B" w:rsidRDefault="001A5A68">
      <w:pPr>
        <w:pStyle w:val="TOC2"/>
        <w:rPr>
          <w:del w:id="376" w:author="Heinrich, Danielle - heidl003" w:date="2017-10-26T22:25:00Z"/>
          <w:rFonts w:asciiTheme="minorHAnsi" w:eastAsiaTheme="minorEastAsia" w:hAnsiTheme="minorHAnsi" w:cstheme="minorBidi"/>
          <w:sz w:val="22"/>
          <w:szCs w:val="22"/>
          <w:lang w:val="en-AU" w:eastAsia="en-AU"/>
        </w:rPr>
      </w:pPr>
      <w:del w:id="377" w:author="Heinrich, Danielle - heidl003" w:date="2017-10-26T22:25:00Z">
        <w:r w:rsidRPr="00762D9B" w:rsidDel="00762D9B">
          <w:rPr>
            <w:rPrChange w:id="378" w:author="Heinrich, Danielle - heidl003" w:date="2017-10-26T22:25:00Z">
              <w:rPr>
                <w:rStyle w:val="Hyperlink"/>
              </w:rPr>
            </w:rPrChange>
          </w:rPr>
          <w:delText>7.4</w:delText>
        </w:r>
        <w:r w:rsidDel="00762D9B">
          <w:rPr>
            <w:rFonts w:asciiTheme="minorHAnsi" w:eastAsiaTheme="minorEastAsia" w:hAnsiTheme="minorHAnsi" w:cstheme="minorBidi"/>
            <w:sz w:val="22"/>
            <w:szCs w:val="22"/>
            <w:lang w:val="en-AU" w:eastAsia="en-AU"/>
          </w:rPr>
          <w:tab/>
        </w:r>
        <w:r w:rsidRPr="00762D9B" w:rsidDel="00762D9B">
          <w:rPr>
            <w:rPrChange w:id="379" w:author="Heinrich, Danielle - heidl003" w:date="2017-10-26T22:25:00Z">
              <w:rPr>
                <w:rStyle w:val="Hyperlink"/>
              </w:rPr>
            </w:rPrChange>
          </w:rPr>
          <w:delText>User Interface Design</w:delText>
        </w:r>
        <w:r w:rsidDel="00762D9B">
          <w:rPr>
            <w:webHidden/>
          </w:rPr>
          <w:tab/>
          <w:delText>45</w:delText>
        </w:r>
      </w:del>
    </w:p>
    <w:p w14:paraId="1E675F14" w14:textId="7959C8D9" w:rsidR="001A5A68" w:rsidDel="00762D9B" w:rsidRDefault="001A5A68">
      <w:pPr>
        <w:pStyle w:val="TOC1"/>
        <w:rPr>
          <w:del w:id="380" w:author="Heinrich, Danielle - heidl003" w:date="2017-10-26T22:25:00Z"/>
          <w:rFonts w:asciiTheme="minorHAnsi" w:eastAsiaTheme="minorEastAsia" w:hAnsiTheme="minorHAnsi" w:cstheme="minorBidi"/>
          <w:b w:val="0"/>
          <w:sz w:val="22"/>
          <w:szCs w:val="22"/>
          <w:lang w:val="en-AU" w:eastAsia="en-AU"/>
        </w:rPr>
      </w:pPr>
      <w:del w:id="381" w:author="Heinrich, Danielle - heidl003" w:date="2017-10-26T22:25:00Z">
        <w:r w:rsidRPr="00762D9B" w:rsidDel="00762D9B">
          <w:rPr>
            <w:rPrChange w:id="382" w:author="Heinrich, Danielle - heidl003" w:date="2017-10-26T22:25:00Z">
              <w:rPr>
                <w:rStyle w:val="Hyperlink"/>
              </w:rPr>
            </w:rPrChange>
          </w:rPr>
          <w:delText>Appendix A: Record of Changes</w:delText>
        </w:r>
        <w:r w:rsidDel="00762D9B">
          <w:rPr>
            <w:webHidden/>
          </w:rPr>
          <w:tab/>
          <w:delText>46</w:delText>
        </w:r>
      </w:del>
    </w:p>
    <w:p w14:paraId="7EB74C5E" w14:textId="52368DA1" w:rsidR="001A5A68" w:rsidDel="00762D9B" w:rsidRDefault="001A5A68">
      <w:pPr>
        <w:pStyle w:val="TOC1"/>
        <w:rPr>
          <w:del w:id="383" w:author="Heinrich, Danielle - heidl003" w:date="2017-10-26T22:25:00Z"/>
          <w:rFonts w:asciiTheme="minorHAnsi" w:eastAsiaTheme="minorEastAsia" w:hAnsiTheme="minorHAnsi" w:cstheme="minorBidi"/>
          <w:b w:val="0"/>
          <w:sz w:val="22"/>
          <w:szCs w:val="22"/>
          <w:lang w:val="en-AU" w:eastAsia="en-AU"/>
        </w:rPr>
      </w:pPr>
      <w:del w:id="384" w:author="Heinrich, Danielle - heidl003" w:date="2017-10-26T22:25:00Z">
        <w:r w:rsidRPr="00762D9B" w:rsidDel="00762D9B">
          <w:rPr>
            <w:rPrChange w:id="385" w:author="Heinrich, Danielle - heidl003" w:date="2017-10-26T22:25:00Z">
              <w:rPr>
                <w:rStyle w:val="Hyperlink"/>
              </w:rPr>
            </w:rPrChange>
          </w:rPr>
          <w:delText>Appendix B: Acronyms</w:delText>
        </w:r>
        <w:r w:rsidDel="00762D9B">
          <w:rPr>
            <w:webHidden/>
          </w:rPr>
          <w:tab/>
          <w:delText>47</w:delText>
        </w:r>
      </w:del>
    </w:p>
    <w:p w14:paraId="58F9A4A3" w14:textId="7603FA92" w:rsidR="001A5A68" w:rsidDel="00762D9B" w:rsidRDefault="001A5A68">
      <w:pPr>
        <w:pStyle w:val="TOC1"/>
        <w:rPr>
          <w:del w:id="386" w:author="Heinrich, Danielle - heidl003" w:date="2017-10-26T22:25:00Z"/>
          <w:rFonts w:asciiTheme="minorHAnsi" w:eastAsiaTheme="minorEastAsia" w:hAnsiTheme="minorHAnsi" w:cstheme="minorBidi"/>
          <w:b w:val="0"/>
          <w:sz w:val="22"/>
          <w:szCs w:val="22"/>
          <w:lang w:val="en-AU" w:eastAsia="en-AU"/>
        </w:rPr>
      </w:pPr>
      <w:del w:id="387" w:author="Heinrich, Danielle - heidl003" w:date="2017-10-26T22:25:00Z">
        <w:r w:rsidRPr="00762D9B" w:rsidDel="00762D9B">
          <w:rPr>
            <w:rPrChange w:id="388" w:author="Heinrich, Danielle - heidl003" w:date="2017-10-26T22:25:00Z">
              <w:rPr>
                <w:rStyle w:val="Hyperlink"/>
              </w:rPr>
            </w:rPrChange>
          </w:rPr>
          <w:delText>Appendix C: Glossary</w:delText>
        </w:r>
        <w:r w:rsidDel="00762D9B">
          <w:rPr>
            <w:webHidden/>
          </w:rPr>
          <w:tab/>
          <w:delText>48</w:delText>
        </w:r>
      </w:del>
    </w:p>
    <w:p w14:paraId="7C2DF008" w14:textId="4BBB3C6C" w:rsidR="001A5A68" w:rsidDel="00762D9B" w:rsidRDefault="001A5A68">
      <w:pPr>
        <w:pStyle w:val="TOC1"/>
        <w:rPr>
          <w:del w:id="389" w:author="Heinrich, Danielle - heidl003" w:date="2017-10-26T22:25:00Z"/>
          <w:rFonts w:asciiTheme="minorHAnsi" w:eastAsiaTheme="minorEastAsia" w:hAnsiTheme="minorHAnsi" w:cstheme="minorBidi"/>
          <w:b w:val="0"/>
          <w:sz w:val="22"/>
          <w:szCs w:val="22"/>
          <w:lang w:val="en-AU" w:eastAsia="en-AU"/>
        </w:rPr>
      </w:pPr>
      <w:del w:id="390" w:author="Heinrich, Danielle - heidl003" w:date="2017-10-26T22:25:00Z">
        <w:r w:rsidRPr="00762D9B" w:rsidDel="00762D9B">
          <w:rPr>
            <w:rPrChange w:id="391" w:author="Heinrich, Danielle - heidl003" w:date="2017-10-26T22:25:00Z">
              <w:rPr>
                <w:rStyle w:val="Hyperlink"/>
              </w:rPr>
            </w:rPrChange>
          </w:rPr>
          <w:delText>Appendix D: Referenced Documents</w:delText>
        </w:r>
        <w:r w:rsidDel="00762D9B">
          <w:rPr>
            <w:webHidden/>
          </w:rPr>
          <w:tab/>
          <w:delText>49</w:delText>
        </w:r>
      </w:del>
    </w:p>
    <w:p w14:paraId="095E558D" w14:textId="41CF0BDB" w:rsidR="001A5A68" w:rsidDel="00762D9B" w:rsidRDefault="001A5A68">
      <w:pPr>
        <w:pStyle w:val="TOC1"/>
        <w:rPr>
          <w:del w:id="392" w:author="Heinrich, Danielle - heidl003" w:date="2017-10-26T22:25:00Z"/>
          <w:rFonts w:asciiTheme="minorHAnsi" w:eastAsiaTheme="minorEastAsia" w:hAnsiTheme="minorHAnsi" w:cstheme="minorBidi"/>
          <w:b w:val="0"/>
          <w:sz w:val="22"/>
          <w:szCs w:val="22"/>
          <w:lang w:val="en-AU" w:eastAsia="en-AU"/>
        </w:rPr>
      </w:pPr>
      <w:del w:id="393" w:author="Heinrich, Danielle - heidl003" w:date="2017-10-26T22:25:00Z">
        <w:r w:rsidRPr="00762D9B" w:rsidDel="00762D9B">
          <w:rPr>
            <w:rPrChange w:id="394" w:author="Heinrich, Danielle - heidl003" w:date="2017-10-26T22:25:00Z">
              <w:rPr>
                <w:rStyle w:val="Hyperlink"/>
              </w:rPr>
            </w:rPrChange>
          </w:rPr>
          <w:delText>Appendix E: Approvals</w:delText>
        </w:r>
        <w:r w:rsidDel="00762D9B">
          <w:rPr>
            <w:webHidden/>
          </w:rPr>
          <w:tab/>
          <w:delText>50</w:delText>
        </w:r>
      </w:del>
    </w:p>
    <w:p w14:paraId="0304B268" w14:textId="65A471A3" w:rsidR="001A5A68" w:rsidDel="00762D9B" w:rsidRDefault="001A5A68">
      <w:pPr>
        <w:pStyle w:val="TOC1"/>
        <w:rPr>
          <w:del w:id="395" w:author="Heinrich, Danielle - heidl003" w:date="2017-10-26T22:25:00Z"/>
          <w:rFonts w:asciiTheme="minorHAnsi" w:eastAsiaTheme="minorEastAsia" w:hAnsiTheme="minorHAnsi" w:cstheme="minorBidi"/>
          <w:b w:val="0"/>
          <w:sz w:val="22"/>
          <w:szCs w:val="22"/>
          <w:lang w:val="en-AU" w:eastAsia="en-AU"/>
        </w:rPr>
      </w:pPr>
      <w:del w:id="396" w:author="Heinrich, Danielle - heidl003" w:date="2017-10-26T22:25:00Z">
        <w:r w:rsidRPr="00762D9B" w:rsidDel="00762D9B">
          <w:rPr>
            <w:rPrChange w:id="397" w:author="Heinrich, Danielle - heidl003" w:date="2017-10-26T22:25:00Z">
              <w:rPr>
                <w:rStyle w:val="Hyperlink"/>
              </w:rPr>
            </w:rPrChange>
          </w:rPr>
          <w:delText>Appendix F: Additional Appendices</w:delText>
        </w:r>
        <w:r w:rsidDel="00762D9B">
          <w:rPr>
            <w:webHidden/>
          </w:rPr>
          <w:tab/>
          <w:delText>51</w:delText>
        </w:r>
      </w:del>
    </w:p>
    <w:p w14:paraId="663CEB63" w14:textId="53BC38D1" w:rsidR="001A5A68" w:rsidDel="00762D9B" w:rsidRDefault="001A5A68">
      <w:pPr>
        <w:pStyle w:val="TOC1"/>
        <w:rPr>
          <w:del w:id="398" w:author="Heinrich, Danielle - heidl003" w:date="2017-10-26T22:25:00Z"/>
          <w:rFonts w:asciiTheme="minorHAnsi" w:eastAsiaTheme="minorEastAsia" w:hAnsiTheme="minorHAnsi" w:cstheme="minorBidi"/>
          <w:b w:val="0"/>
          <w:sz w:val="22"/>
          <w:szCs w:val="22"/>
          <w:lang w:val="en-AU" w:eastAsia="en-AU"/>
        </w:rPr>
      </w:pPr>
      <w:del w:id="399" w:author="Heinrich, Danielle - heidl003" w:date="2017-10-26T22:25:00Z">
        <w:r w:rsidRPr="00762D9B" w:rsidDel="00762D9B">
          <w:rPr>
            <w:rPrChange w:id="400" w:author="Heinrich, Danielle - heidl003" w:date="2017-10-26T22:25:00Z">
              <w:rPr>
                <w:rStyle w:val="Hyperlink"/>
              </w:rPr>
            </w:rPrChange>
          </w:rPr>
          <w:delText>Appendix G: Declaration of Contribution</w:delText>
        </w:r>
        <w:r w:rsidDel="00762D9B">
          <w:rPr>
            <w:webHidden/>
          </w:rPr>
          <w:tab/>
          <w:delText>52</w:delText>
        </w:r>
      </w:del>
    </w:p>
    <w:p w14:paraId="7FF46F06" w14:textId="270DCBA9" w:rsidR="00E27B42" w:rsidRPr="00DD5A09" w:rsidRDefault="00E27B42" w:rsidP="00E27B42">
      <w:pPr>
        <w:pStyle w:val="BodyText"/>
      </w:pPr>
      <w:r>
        <w:fldChar w:fldCharType="end"/>
      </w:r>
    </w:p>
    <w:p w14:paraId="5F54279F" w14:textId="77777777" w:rsidR="00E27B42" w:rsidRDefault="00E27B42" w:rsidP="00E27B42">
      <w:pPr>
        <w:pStyle w:val="FrontMatterHeader"/>
      </w:pPr>
      <w:bookmarkStart w:id="401" w:name="_Toc278187083"/>
      <w:bookmarkStart w:id="402" w:name="_Toc278189219"/>
      <w:bookmarkStart w:id="403" w:name="_Toc497634056"/>
      <w:bookmarkStart w:id="404" w:name="_Toc498235584"/>
      <w:bookmarkStart w:id="405" w:name="_Toc498325024"/>
      <w:bookmarkStart w:id="406" w:name="_Toc499106663"/>
      <w:r>
        <w:t>List of Figures</w:t>
      </w:r>
      <w:bookmarkEnd w:id="401"/>
      <w:bookmarkEnd w:id="402"/>
    </w:p>
    <w:p w14:paraId="036D6E45" w14:textId="088181F4" w:rsidR="001A5A68" w:rsidRDefault="00807813">
      <w:pPr>
        <w:pStyle w:val="TableofFigures"/>
        <w:rPr>
          <w:rFonts w:asciiTheme="minorHAnsi" w:eastAsiaTheme="minorEastAsia" w:hAnsiTheme="minorHAnsi" w:cstheme="minorBidi"/>
          <w:sz w:val="22"/>
          <w:szCs w:val="22"/>
          <w:lang w:val="en-AU" w:eastAsia="en-AU"/>
        </w:rPr>
      </w:pPr>
      <w:r>
        <w:fldChar w:fldCharType="begin"/>
      </w:r>
      <w:r>
        <w:instrText xml:space="preserve"> TOC \h \z \c "Figure" </w:instrText>
      </w:r>
      <w:r>
        <w:fldChar w:fldCharType="separate"/>
      </w:r>
      <w:hyperlink w:anchor="_Toc496039753" w:history="1">
        <w:r w:rsidR="001A5A68" w:rsidRPr="00730431">
          <w:rPr>
            <w:rStyle w:val="Hyperlink"/>
            <w:rFonts w:eastAsiaTheme="majorEastAsia"/>
          </w:rPr>
          <w:t>Figure 1: Commodity Blue-Force Situation Awareness</w:t>
        </w:r>
        <w:r w:rsidR="001A5A68">
          <w:rPr>
            <w:webHidden/>
          </w:rPr>
          <w:tab/>
        </w:r>
        <w:r w:rsidR="001A5A68">
          <w:rPr>
            <w:webHidden/>
          </w:rPr>
          <w:fldChar w:fldCharType="begin"/>
        </w:r>
        <w:r w:rsidR="001A5A68">
          <w:rPr>
            <w:webHidden/>
          </w:rPr>
          <w:instrText xml:space="preserve"> PAGEREF _Toc496039753 \h </w:instrText>
        </w:r>
        <w:r w:rsidR="001A5A68">
          <w:rPr>
            <w:webHidden/>
          </w:rPr>
        </w:r>
        <w:r w:rsidR="001A5A68">
          <w:rPr>
            <w:webHidden/>
          </w:rPr>
          <w:fldChar w:fldCharType="separate"/>
        </w:r>
        <w:r w:rsidR="001A5A68">
          <w:rPr>
            <w:webHidden/>
          </w:rPr>
          <w:t>9</w:t>
        </w:r>
        <w:r w:rsidR="001A5A68">
          <w:rPr>
            <w:webHidden/>
          </w:rPr>
          <w:fldChar w:fldCharType="end"/>
        </w:r>
      </w:hyperlink>
    </w:p>
    <w:p w14:paraId="182C0591" w14:textId="27FFD935" w:rsidR="001A5A68" w:rsidRDefault="00B20F44">
      <w:pPr>
        <w:pStyle w:val="TableofFigures"/>
        <w:rPr>
          <w:rFonts w:asciiTheme="minorHAnsi" w:eastAsiaTheme="minorEastAsia" w:hAnsiTheme="minorHAnsi" w:cstheme="minorBidi"/>
          <w:sz w:val="22"/>
          <w:szCs w:val="22"/>
          <w:lang w:val="en-AU" w:eastAsia="en-AU"/>
        </w:rPr>
      </w:pPr>
      <w:hyperlink w:anchor="_Toc496039754" w:history="1">
        <w:r w:rsidR="001A5A68" w:rsidRPr="00730431">
          <w:rPr>
            <w:rStyle w:val="Hyperlink"/>
            <w:rFonts w:eastAsiaTheme="majorEastAsia"/>
          </w:rPr>
          <w:t>Figure 2: Gantt chart schedule of milestones</w:t>
        </w:r>
        <w:r w:rsidR="001A5A68">
          <w:rPr>
            <w:webHidden/>
          </w:rPr>
          <w:tab/>
        </w:r>
        <w:r w:rsidR="001A5A68">
          <w:rPr>
            <w:webHidden/>
          </w:rPr>
          <w:fldChar w:fldCharType="begin"/>
        </w:r>
        <w:r w:rsidR="001A5A68">
          <w:rPr>
            <w:webHidden/>
          </w:rPr>
          <w:instrText xml:space="preserve"> PAGEREF _Toc496039754 \h </w:instrText>
        </w:r>
        <w:r w:rsidR="001A5A68">
          <w:rPr>
            <w:webHidden/>
          </w:rPr>
        </w:r>
        <w:r w:rsidR="001A5A68">
          <w:rPr>
            <w:webHidden/>
          </w:rPr>
          <w:fldChar w:fldCharType="separate"/>
        </w:r>
        <w:r w:rsidR="001A5A68">
          <w:rPr>
            <w:webHidden/>
          </w:rPr>
          <w:t>14</w:t>
        </w:r>
        <w:r w:rsidR="001A5A68">
          <w:rPr>
            <w:webHidden/>
          </w:rPr>
          <w:fldChar w:fldCharType="end"/>
        </w:r>
      </w:hyperlink>
    </w:p>
    <w:p w14:paraId="6BDE3D80" w14:textId="68E29DD4" w:rsidR="001A5A68" w:rsidRDefault="00B20F44">
      <w:pPr>
        <w:pStyle w:val="TableofFigures"/>
        <w:rPr>
          <w:rFonts w:asciiTheme="minorHAnsi" w:eastAsiaTheme="minorEastAsia" w:hAnsiTheme="minorHAnsi" w:cstheme="minorBidi"/>
          <w:sz w:val="22"/>
          <w:szCs w:val="22"/>
          <w:lang w:val="en-AU" w:eastAsia="en-AU"/>
        </w:rPr>
      </w:pPr>
      <w:hyperlink w:anchor="_Toc496039755" w:history="1">
        <w:r w:rsidR="001A5A68" w:rsidRPr="00730431">
          <w:rPr>
            <w:rStyle w:val="Hyperlink"/>
            <w:rFonts w:eastAsiaTheme="majorEastAsia"/>
          </w:rPr>
          <w:t>Figure 3: Actor operating mobile Android device use case diagram</w:t>
        </w:r>
        <w:r w:rsidR="001A5A68">
          <w:rPr>
            <w:webHidden/>
          </w:rPr>
          <w:tab/>
        </w:r>
        <w:r w:rsidR="001A5A68">
          <w:rPr>
            <w:webHidden/>
          </w:rPr>
          <w:fldChar w:fldCharType="begin"/>
        </w:r>
        <w:r w:rsidR="001A5A68">
          <w:rPr>
            <w:webHidden/>
          </w:rPr>
          <w:instrText xml:space="preserve"> PAGEREF _Toc496039755 \h </w:instrText>
        </w:r>
        <w:r w:rsidR="001A5A68">
          <w:rPr>
            <w:webHidden/>
          </w:rPr>
        </w:r>
        <w:r w:rsidR="001A5A68">
          <w:rPr>
            <w:webHidden/>
          </w:rPr>
          <w:fldChar w:fldCharType="separate"/>
        </w:r>
        <w:r w:rsidR="001A5A68">
          <w:rPr>
            <w:webHidden/>
          </w:rPr>
          <w:t>23</w:t>
        </w:r>
        <w:r w:rsidR="001A5A68">
          <w:rPr>
            <w:webHidden/>
          </w:rPr>
          <w:fldChar w:fldCharType="end"/>
        </w:r>
      </w:hyperlink>
    </w:p>
    <w:p w14:paraId="47EA4FAF" w14:textId="21D25255" w:rsidR="001A5A68" w:rsidRDefault="00B20F44">
      <w:pPr>
        <w:pStyle w:val="TableofFigures"/>
        <w:rPr>
          <w:rFonts w:asciiTheme="minorHAnsi" w:eastAsiaTheme="minorEastAsia" w:hAnsiTheme="minorHAnsi" w:cstheme="minorBidi"/>
          <w:sz w:val="22"/>
          <w:szCs w:val="22"/>
          <w:lang w:val="en-AU" w:eastAsia="en-AU"/>
        </w:rPr>
      </w:pPr>
      <w:hyperlink w:anchor="_Toc496039756" w:history="1">
        <w:r w:rsidR="001A5A68" w:rsidRPr="00730431">
          <w:rPr>
            <w:rStyle w:val="Hyperlink"/>
            <w:rFonts w:eastAsiaTheme="majorEastAsia"/>
          </w:rPr>
          <w:t>Figure 4: Actor operating situational awareness display use case diagram</w:t>
        </w:r>
        <w:r w:rsidR="001A5A68">
          <w:rPr>
            <w:webHidden/>
          </w:rPr>
          <w:tab/>
        </w:r>
        <w:r w:rsidR="001A5A68">
          <w:rPr>
            <w:webHidden/>
          </w:rPr>
          <w:fldChar w:fldCharType="begin"/>
        </w:r>
        <w:r w:rsidR="001A5A68">
          <w:rPr>
            <w:webHidden/>
          </w:rPr>
          <w:instrText xml:space="preserve"> PAGEREF _Toc496039756 \h </w:instrText>
        </w:r>
        <w:r w:rsidR="001A5A68">
          <w:rPr>
            <w:webHidden/>
          </w:rPr>
        </w:r>
        <w:r w:rsidR="001A5A68">
          <w:rPr>
            <w:webHidden/>
          </w:rPr>
          <w:fldChar w:fldCharType="separate"/>
        </w:r>
        <w:r w:rsidR="001A5A68">
          <w:rPr>
            <w:webHidden/>
          </w:rPr>
          <w:t>24</w:t>
        </w:r>
        <w:r w:rsidR="001A5A68">
          <w:rPr>
            <w:webHidden/>
          </w:rPr>
          <w:fldChar w:fldCharType="end"/>
        </w:r>
      </w:hyperlink>
    </w:p>
    <w:p w14:paraId="02FFD3E8" w14:textId="7794B520" w:rsidR="001A5A68" w:rsidRDefault="00B20F44">
      <w:pPr>
        <w:pStyle w:val="TableofFigures"/>
        <w:rPr>
          <w:rFonts w:asciiTheme="minorHAnsi" w:eastAsiaTheme="minorEastAsia" w:hAnsiTheme="minorHAnsi" w:cstheme="minorBidi"/>
          <w:sz w:val="22"/>
          <w:szCs w:val="22"/>
          <w:lang w:val="en-AU" w:eastAsia="en-AU"/>
        </w:rPr>
      </w:pPr>
      <w:hyperlink w:anchor="_Toc496039757" w:history="1">
        <w:r w:rsidR="001A5A68" w:rsidRPr="00730431">
          <w:rPr>
            <w:rStyle w:val="Hyperlink"/>
            <w:rFonts w:eastAsiaTheme="majorEastAsia"/>
          </w:rPr>
          <w:t>Figure 5: Developer operating backend server use case diagram</w:t>
        </w:r>
        <w:r w:rsidR="001A5A68">
          <w:rPr>
            <w:webHidden/>
          </w:rPr>
          <w:tab/>
        </w:r>
        <w:r w:rsidR="001A5A68">
          <w:rPr>
            <w:webHidden/>
          </w:rPr>
          <w:fldChar w:fldCharType="begin"/>
        </w:r>
        <w:r w:rsidR="001A5A68">
          <w:rPr>
            <w:webHidden/>
          </w:rPr>
          <w:instrText xml:space="preserve"> PAGEREF _Toc496039757 \h </w:instrText>
        </w:r>
        <w:r w:rsidR="001A5A68">
          <w:rPr>
            <w:webHidden/>
          </w:rPr>
        </w:r>
        <w:r w:rsidR="001A5A68">
          <w:rPr>
            <w:webHidden/>
          </w:rPr>
          <w:fldChar w:fldCharType="separate"/>
        </w:r>
        <w:r w:rsidR="001A5A68">
          <w:rPr>
            <w:webHidden/>
          </w:rPr>
          <w:t>25</w:t>
        </w:r>
        <w:r w:rsidR="001A5A68">
          <w:rPr>
            <w:webHidden/>
          </w:rPr>
          <w:fldChar w:fldCharType="end"/>
        </w:r>
      </w:hyperlink>
    </w:p>
    <w:p w14:paraId="2B710AE7" w14:textId="48130724" w:rsidR="001A5A68" w:rsidRDefault="00B20F44">
      <w:pPr>
        <w:pStyle w:val="TableofFigures"/>
        <w:rPr>
          <w:rFonts w:asciiTheme="minorHAnsi" w:eastAsiaTheme="minorEastAsia" w:hAnsiTheme="minorHAnsi" w:cstheme="minorBidi"/>
          <w:sz w:val="22"/>
          <w:szCs w:val="22"/>
          <w:lang w:val="en-AU" w:eastAsia="en-AU"/>
        </w:rPr>
      </w:pPr>
      <w:hyperlink w:anchor="_Toc496039758" w:history="1">
        <w:r w:rsidR="001A5A68" w:rsidRPr="00730431">
          <w:rPr>
            <w:rStyle w:val="Hyperlink"/>
            <w:rFonts w:eastAsiaTheme="majorEastAsia"/>
          </w:rPr>
          <w:t>Figure 6: Logical Component Architecture</w:t>
        </w:r>
        <w:r w:rsidR="001A5A68">
          <w:rPr>
            <w:webHidden/>
          </w:rPr>
          <w:tab/>
        </w:r>
        <w:r w:rsidR="001A5A68">
          <w:rPr>
            <w:webHidden/>
          </w:rPr>
          <w:fldChar w:fldCharType="begin"/>
        </w:r>
        <w:r w:rsidR="001A5A68">
          <w:rPr>
            <w:webHidden/>
          </w:rPr>
          <w:instrText xml:space="preserve"> PAGEREF _Toc496039758 \h </w:instrText>
        </w:r>
        <w:r w:rsidR="001A5A68">
          <w:rPr>
            <w:webHidden/>
          </w:rPr>
        </w:r>
        <w:r w:rsidR="001A5A68">
          <w:rPr>
            <w:webHidden/>
          </w:rPr>
          <w:fldChar w:fldCharType="separate"/>
        </w:r>
        <w:r w:rsidR="001A5A68">
          <w:rPr>
            <w:webHidden/>
          </w:rPr>
          <w:t>26</w:t>
        </w:r>
        <w:r w:rsidR="001A5A68">
          <w:rPr>
            <w:webHidden/>
          </w:rPr>
          <w:fldChar w:fldCharType="end"/>
        </w:r>
      </w:hyperlink>
    </w:p>
    <w:p w14:paraId="2ABC0C6C" w14:textId="23035E62" w:rsidR="001A5A68" w:rsidRDefault="00B20F44">
      <w:pPr>
        <w:pStyle w:val="TableofFigures"/>
        <w:rPr>
          <w:rFonts w:asciiTheme="minorHAnsi" w:eastAsiaTheme="minorEastAsia" w:hAnsiTheme="minorHAnsi" w:cstheme="minorBidi"/>
          <w:sz w:val="22"/>
          <w:szCs w:val="22"/>
          <w:lang w:val="en-AU" w:eastAsia="en-AU"/>
        </w:rPr>
      </w:pPr>
      <w:hyperlink w:anchor="_Toc496039759" w:history="1">
        <w:r w:rsidR="001A5A68" w:rsidRPr="00730431">
          <w:rPr>
            <w:rStyle w:val="Hyperlink"/>
            <w:rFonts w:eastAsiaTheme="majorEastAsia"/>
          </w:rPr>
          <w:t>Figure 7: Sequence Diagram – registering a device and visualising it on a web-based browser</w:t>
        </w:r>
        <w:r w:rsidR="001A5A68">
          <w:rPr>
            <w:webHidden/>
          </w:rPr>
          <w:tab/>
        </w:r>
        <w:r w:rsidR="001A5A68">
          <w:rPr>
            <w:webHidden/>
          </w:rPr>
          <w:fldChar w:fldCharType="begin"/>
        </w:r>
        <w:r w:rsidR="001A5A68">
          <w:rPr>
            <w:webHidden/>
          </w:rPr>
          <w:instrText xml:space="preserve"> PAGEREF _Toc496039759 \h </w:instrText>
        </w:r>
        <w:r w:rsidR="001A5A68">
          <w:rPr>
            <w:webHidden/>
          </w:rPr>
        </w:r>
        <w:r w:rsidR="001A5A68">
          <w:rPr>
            <w:webHidden/>
          </w:rPr>
          <w:fldChar w:fldCharType="separate"/>
        </w:r>
        <w:r w:rsidR="001A5A68">
          <w:rPr>
            <w:webHidden/>
          </w:rPr>
          <w:t>27</w:t>
        </w:r>
        <w:r w:rsidR="001A5A68">
          <w:rPr>
            <w:webHidden/>
          </w:rPr>
          <w:fldChar w:fldCharType="end"/>
        </w:r>
      </w:hyperlink>
    </w:p>
    <w:p w14:paraId="0B35672D" w14:textId="0E7C5D33" w:rsidR="001A5A68" w:rsidRDefault="00B20F44">
      <w:pPr>
        <w:pStyle w:val="TableofFigures"/>
        <w:rPr>
          <w:rFonts w:asciiTheme="minorHAnsi" w:eastAsiaTheme="minorEastAsia" w:hAnsiTheme="minorHAnsi" w:cstheme="minorBidi"/>
          <w:sz w:val="22"/>
          <w:szCs w:val="22"/>
          <w:lang w:val="en-AU" w:eastAsia="en-AU"/>
        </w:rPr>
      </w:pPr>
      <w:hyperlink w:anchor="_Toc496039760" w:history="1">
        <w:r w:rsidR="001A5A68" w:rsidRPr="00730431">
          <w:rPr>
            <w:rStyle w:val="Hyperlink"/>
            <w:rFonts w:eastAsiaTheme="majorEastAsia"/>
          </w:rPr>
          <w:t>Figure 8: Entity Relationship Diagram</w:t>
        </w:r>
        <w:r w:rsidR="001A5A68">
          <w:rPr>
            <w:webHidden/>
          </w:rPr>
          <w:tab/>
        </w:r>
        <w:r w:rsidR="001A5A68">
          <w:rPr>
            <w:webHidden/>
          </w:rPr>
          <w:fldChar w:fldCharType="begin"/>
        </w:r>
        <w:r w:rsidR="001A5A68">
          <w:rPr>
            <w:webHidden/>
          </w:rPr>
          <w:instrText xml:space="preserve"> PAGEREF _Toc496039760 \h </w:instrText>
        </w:r>
        <w:r w:rsidR="001A5A68">
          <w:rPr>
            <w:webHidden/>
          </w:rPr>
        </w:r>
        <w:r w:rsidR="001A5A68">
          <w:rPr>
            <w:webHidden/>
          </w:rPr>
          <w:fldChar w:fldCharType="separate"/>
        </w:r>
        <w:r w:rsidR="001A5A68">
          <w:rPr>
            <w:webHidden/>
          </w:rPr>
          <w:t>28</w:t>
        </w:r>
        <w:r w:rsidR="001A5A68">
          <w:rPr>
            <w:webHidden/>
          </w:rPr>
          <w:fldChar w:fldCharType="end"/>
        </w:r>
      </w:hyperlink>
    </w:p>
    <w:p w14:paraId="1AC3D7F5" w14:textId="385CAF00" w:rsidR="001A5A68" w:rsidRDefault="00B20F44">
      <w:pPr>
        <w:pStyle w:val="TableofFigures"/>
        <w:rPr>
          <w:rFonts w:asciiTheme="minorHAnsi" w:eastAsiaTheme="minorEastAsia" w:hAnsiTheme="minorHAnsi" w:cstheme="minorBidi"/>
          <w:sz w:val="22"/>
          <w:szCs w:val="22"/>
          <w:lang w:val="en-AU" w:eastAsia="en-AU"/>
        </w:rPr>
      </w:pPr>
      <w:hyperlink w:anchor="_Toc496039761" w:history="1">
        <w:r w:rsidR="001A5A68" w:rsidRPr="00730431">
          <w:rPr>
            <w:rStyle w:val="Hyperlink"/>
            <w:rFonts w:eastAsiaTheme="majorEastAsia"/>
          </w:rPr>
          <w:t>Figure 9: High Level System Architecture</w:t>
        </w:r>
        <w:r w:rsidR="001A5A68">
          <w:rPr>
            <w:webHidden/>
          </w:rPr>
          <w:tab/>
        </w:r>
        <w:r w:rsidR="001A5A68">
          <w:rPr>
            <w:webHidden/>
          </w:rPr>
          <w:fldChar w:fldCharType="begin"/>
        </w:r>
        <w:r w:rsidR="001A5A68">
          <w:rPr>
            <w:webHidden/>
          </w:rPr>
          <w:instrText xml:space="preserve"> PAGEREF _Toc496039761 \h </w:instrText>
        </w:r>
        <w:r w:rsidR="001A5A68">
          <w:rPr>
            <w:webHidden/>
          </w:rPr>
        </w:r>
        <w:r w:rsidR="001A5A68">
          <w:rPr>
            <w:webHidden/>
          </w:rPr>
          <w:fldChar w:fldCharType="separate"/>
        </w:r>
        <w:r w:rsidR="001A5A68">
          <w:rPr>
            <w:webHidden/>
          </w:rPr>
          <w:t>29</w:t>
        </w:r>
        <w:r w:rsidR="001A5A68">
          <w:rPr>
            <w:webHidden/>
          </w:rPr>
          <w:fldChar w:fldCharType="end"/>
        </w:r>
      </w:hyperlink>
    </w:p>
    <w:p w14:paraId="664084BA" w14:textId="39930C33" w:rsidR="001A5A68" w:rsidRDefault="00B20F44">
      <w:pPr>
        <w:pStyle w:val="TableofFigures"/>
        <w:rPr>
          <w:rFonts w:asciiTheme="minorHAnsi" w:eastAsiaTheme="minorEastAsia" w:hAnsiTheme="minorHAnsi" w:cstheme="minorBidi"/>
          <w:sz w:val="22"/>
          <w:szCs w:val="22"/>
          <w:lang w:val="en-AU" w:eastAsia="en-AU"/>
        </w:rPr>
      </w:pPr>
      <w:hyperlink w:anchor="_Toc496039762" w:history="1">
        <w:r w:rsidR="001A5A68" w:rsidRPr="00730431">
          <w:rPr>
            <w:rStyle w:val="Hyperlink"/>
            <w:rFonts w:eastAsiaTheme="majorEastAsia"/>
          </w:rPr>
          <w:t>Figure 10: Deployment Diagram</w:t>
        </w:r>
        <w:r w:rsidR="001A5A68">
          <w:rPr>
            <w:webHidden/>
          </w:rPr>
          <w:tab/>
        </w:r>
        <w:r w:rsidR="001A5A68">
          <w:rPr>
            <w:webHidden/>
          </w:rPr>
          <w:fldChar w:fldCharType="begin"/>
        </w:r>
        <w:r w:rsidR="001A5A68">
          <w:rPr>
            <w:webHidden/>
          </w:rPr>
          <w:instrText xml:space="preserve"> PAGEREF _Toc496039762 \h </w:instrText>
        </w:r>
        <w:r w:rsidR="001A5A68">
          <w:rPr>
            <w:webHidden/>
          </w:rPr>
        </w:r>
        <w:r w:rsidR="001A5A68">
          <w:rPr>
            <w:webHidden/>
          </w:rPr>
          <w:fldChar w:fldCharType="separate"/>
        </w:r>
        <w:r w:rsidR="001A5A68">
          <w:rPr>
            <w:webHidden/>
          </w:rPr>
          <w:t>30</w:t>
        </w:r>
        <w:r w:rsidR="001A5A68">
          <w:rPr>
            <w:webHidden/>
          </w:rPr>
          <w:fldChar w:fldCharType="end"/>
        </w:r>
      </w:hyperlink>
    </w:p>
    <w:p w14:paraId="5430D2A6" w14:textId="614A829F" w:rsidR="001A5A68" w:rsidRDefault="00B20F44">
      <w:pPr>
        <w:pStyle w:val="TableofFigures"/>
        <w:rPr>
          <w:rFonts w:asciiTheme="minorHAnsi" w:eastAsiaTheme="minorEastAsia" w:hAnsiTheme="minorHAnsi" w:cstheme="minorBidi"/>
          <w:sz w:val="22"/>
          <w:szCs w:val="22"/>
          <w:lang w:val="en-AU" w:eastAsia="en-AU"/>
        </w:rPr>
      </w:pPr>
      <w:hyperlink w:anchor="_Toc496039763" w:history="1">
        <w:r w:rsidR="001A5A68" w:rsidRPr="00730431">
          <w:rPr>
            <w:rStyle w:val="Hyperlink"/>
            <w:rFonts w:eastAsiaTheme="majorEastAsia"/>
          </w:rPr>
          <w:t>Figure 11: Complete list of Traccar database tables</w:t>
        </w:r>
        <w:r w:rsidR="001A5A68">
          <w:rPr>
            <w:webHidden/>
          </w:rPr>
          <w:tab/>
        </w:r>
        <w:r w:rsidR="001A5A68">
          <w:rPr>
            <w:webHidden/>
          </w:rPr>
          <w:fldChar w:fldCharType="begin"/>
        </w:r>
        <w:r w:rsidR="001A5A68">
          <w:rPr>
            <w:webHidden/>
          </w:rPr>
          <w:instrText xml:space="preserve"> PAGEREF _Toc496039763 \h </w:instrText>
        </w:r>
        <w:r w:rsidR="001A5A68">
          <w:rPr>
            <w:webHidden/>
          </w:rPr>
        </w:r>
        <w:r w:rsidR="001A5A68">
          <w:rPr>
            <w:webHidden/>
          </w:rPr>
          <w:fldChar w:fldCharType="separate"/>
        </w:r>
        <w:r w:rsidR="001A5A68">
          <w:rPr>
            <w:webHidden/>
          </w:rPr>
          <w:t>32</w:t>
        </w:r>
        <w:r w:rsidR="001A5A68">
          <w:rPr>
            <w:webHidden/>
          </w:rPr>
          <w:fldChar w:fldCharType="end"/>
        </w:r>
      </w:hyperlink>
    </w:p>
    <w:p w14:paraId="700E068A" w14:textId="7601E328" w:rsidR="001A5A68" w:rsidRDefault="00B20F44">
      <w:pPr>
        <w:pStyle w:val="TableofFigures"/>
        <w:rPr>
          <w:rFonts w:asciiTheme="minorHAnsi" w:eastAsiaTheme="minorEastAsia" w:hAnsiTheme="minorHAnsi" w:cstheme="minorBidi"/>
          <w:sz w:val="22"/>
          <w:szCs w:val="22"/>
          <w:lang w:val="en-AU" w:eastAsia="en-AU"/>
        </w:rPr>
      </w:pPr>
      <w:hyperlink w:anchor="_Toc496039764" w:history="1">
        <w:r w:rsidR="001A5A68" w:rsidRPr="00730431">
          <w:rPr>
            <w:rStyle w:val="Hyperlink"/>
            <w:rFonts w:eastAsiaTheme="majorEastAsia"/>
          </w:rPr>
          <w:t>Figure 12: Device forwarding location data to Traccar Server</w:t>
        </w:r>
        <w:r w:rsidR="001A5A68">
          <w:rPr>
            <w:webHidden/>
          </w:rPr>
          <w:tab/>
        </w:r>
        <w:r w:rsidR="001A5A68">
          <w:rPr>
            <w:webHidden/>
          </w:rPr>
          <w:fldChar w:fldCharType="begin"/>
        </w:r>
        <w:r w:rsidR="001A5A68">
          <w:rPr>
            <w:webHidden/>
          </w:rPr>
          <w:instrText xml:space="preserve"> PAGEREF _Toc496039764 \h </w:instrText>
        </w:r>
        <w:r w:rsidR="001A5A68">
          <w:rPr>
            <w:webHidden/>
          </w:rPr>
        </w:r>
        <w:r w:rsidR="001A5A68">
          <w:rPr>
            <w:webHidden/>
          </w:rPr>
          <w:fldChar w:fldCharType="separate"/>
        </w:r>
        <w:r w:rsidR="001A5A68">
          <w:rPr>
            <w:webHidden/>
          </w:rPr>
          <w:t>40</w:t>
        </w:r>
        <w:r w:rsidR="001A5A68">
          <w:rPr>
            <w:webHidden/>
          </w:rPr>
          <w:fldChar w:fldCharType="end"/>
        </w:r>
      </w:hyperlink>
    </w:p>
    <w:p w14:paraId="651DCCF9" w14:textId="64A7D210" w:rsidR="001A5A68" w:rsidRDefault="00B20F44">
      <w:pPr>
        <w:pStyle w:val="TableofFigures"/>
        <w:rPr>
          <w:rFonts w:asciiTheme="minorHAnsi" w:eastAsiaTheme="minorEastAsia" w:hAnsiTheme="minorHAnsi" w:cstheme="minorBidi"/>
          <w:sz w:val="22"/>
          <w:szCs w:val="22"/>
          <w:lang w:val="en-AU" w:eastAsia="en-AU"/>
        </w:rPr>
      </w:pPr>
      <w:hyperlink w:anchor="_Toc496039765" w:history="1">
        <w:r w:rsidR="001A5A68" w:rsidRPr="00730431">
          <w:rPr>
            <w:rStyle w:val="Hyperlink"/>
            <w:rFonts w:eastAsiaTheme="majorEastAsia"/>
          </w:rPr>
          <w:t>Figure 13: Device forwarding location data to Traccar Server and a PCAP file</w:t>
        </w:r>
        <w:r w:rsidR="001A5A68">
          <w:rPr>
            <w:webHidden/>
          </w:rPr>
          <w:tab/>
        </w:r>
        <w:r w:rsidR="001A5A68">
          <w:rPr>
            <w:webHidden/>
          </w:rPr>
          <w:fldChar w:fldCharType="begin"/>
        </w:r>
        <w:r w:rsidR="001A5A68">
          <w:rPr>
            <w:webHidden/>
          </w:rPr>
          <w:instrText xml:space="preserve"> PAGEREF _Toc496039765 \h </w:instrText>
        </w:r>
        <w:r w:rsidR="001A5A68">
          <w:rPr>
            <w:webHidden/>
          </w:rPr>
        </w:r>
        <w:r w:rsidR="001A5A68">
          <w:rPr>
            <w:webHidden/>
          </w:rPr>
          <w:fldChar w:fldCharType="separate"/>
        </w:r>
        <w:r w:rsidR="001A5A68">
          <w:rPr>
            <w:webHidden/>
          </w:rPr>
          <w:t>40</w:t>
        </w:r>
        <w:r w:rsidR="001A5A68">
          <w:rPr>
            <w:webHidden/>
          </w:rPr>
          <w:fldChar w:fldCharType="end"/>
        </w:r>
      </w:hyperlink>
    </w:p>
    <w:p w14:paraId="434D5B93" w14:textId="61ECB227" w:rsidR="001A5A68" w:rsidRDefault="00B20F44">
      <w:pPr>
        <w:pStyle w:val="TableofFigures"/>
        <w:rPr>
          <w:rFonts w:asciiTheme="minorHAnsi" w:eastAsiaTheme="minorEastAsia" w:hAnsiTheme="minorHAnsi" w:cstheme="minorBidi"/>
          <w:sz w:val="22"/>
          <w:szCs w:val="22"/>
          <w:lang w:val="en-AU" w:eastAsia="en-AU"/>
        </w:rPr>
      </w:pPr>
      <w:hyperlink w:anchor="_Toc496039766" w:history="1">
        <w:r w:rsidR="001A5A68" w:rsidRPr="00730431">
          <w:rPr>
            <w:rStyle w:val="Hyperlink"/>
            <w:rFonts w:eastAsiaTheme="majorEastAsia"/>
          </w:rPr>
          <w:t>Figure 14: Device forwarding location data to Traccar Server and an external server</w:t>
        </w:r>
        <w:r w:rsidR="001A5A68">
          <w:rPr>
            <w:webHidden/>
          </w:rPr>
          <w:tab/>
        </w:r>
        <w:r w:rsidR="001A5A68">
          <w:rPr>
            <w:webHidden/>
          </w:rPr>
          <w:fldChar w:fldCharType="begin"/>
        </w:r>
        <w:r w:rsidR="001A5A68">
          <w:rPr>
            <w:webHidden/>
          </w:rPr>
          <w:instrText xml:space="preserve"> PAGEREF _Toc496039766 \h </w:instrText>
        </w:r>
        <w:r w:rsidR="001A5A68">
          <w:rPr>
            <w:webHidden/>
          </w:rPr>
        </w:r>
        <w:r w:rsidR="001A5A68">
          <w:rPr>
            <w:webHidden/>
          </w:rPr>
          <w:fldChar w:fldCharType="separate"/>
        </w:r>
        <w:r w:rsidR="001A5A68">
          <w:rPr>
            <w:webHidden/>
          </w:rPr>
          <w:t>41</w:t>
        </w:r>
        <w:r w:rsidR="001A5A68">
          <w:rPr>
            <w:webHidden/>
          </w:rPr>
          <w:fldChar w:fldCharType="end"/>
        </w:r>
      </w:hyperlink>
    </w:p>
    <w:p w14:paraId="09BEFE8E" w14:textId="1C13177E" w:rsidR="001A5A68" w:rsidRDefault="00B20F44">
      <w:pPr>
        <w:pStyle w:val="TableofFigures"/>
        <w:rPr>
          <w:rFonts w:asciiTheme="minorHAnsi" w:eastAsiaTheme="minorEastAsia" w:hAnsiTheme="minorHAnsi" w:cstheme="minorBidi"/>
          <w:sz w:val="22"/>
          <w:szCs w:val="22"/>
          <w:lang w:val="en-AU" w:eastAsia="en-AU"/>
        </w:rPr>
      </w:pPr>
      <w:hyperlink w:anchor="_Toc496039767" w:history="1">
        <w:r w:rsidR="001A5A68" w:rsidRPr="00730431">
          <w:rPr>
            <w:rStyle w:val="Hyperlink"/>
            <w:rFonts w:eastAsiaTheme="majorEastAsia"/>
          </w:rPr>
          <w:t>Figure 15: Layers and Packages</w:t>
        </w:r>
        <w:r w:rsidR="001A5A68">
          <w:rPr>
            <w:webHidden/>
          </w:rPr>
          <w:tab/>
        </w:r>
        <w:r w:rsidR="001A5A68">
          <w:rPr>
            <w:webHidden/>
          </w:rPr>
          <w:fldChar w:fldCharType="begin"/>
        </w:r>
        <w:r w:rsidR="001A5A68">
          <w:rPr>
            <w:webHidden/>
          </w:rPr>
          <w:instrText xml:space="preserve"> PAGEREF _Toc496039767 \h </w:instrText>
        </w:r>
        <w:r w:rsidR="001A5A68">
          <w:rPr>
            <w:webHidden/>
          </w:rPr>
        </w:r>
        <w:r w:rsidR="001A5A68">
          <w:rPr>
            <w:webHidden/>
          </w:rPr>
          <w:fldChar w:fldCharType="separate"/>
        </w:r>
        <w:r w:rsidR="001A5A68">
          <w:rPr>
            <w:webHidden/>
          </w:rPr>
          <w:t>41</w:t>
        </w:r>
        <w:r w:rsidR="001A5A68">
          <w:rPr>
            <w:webHidden/>
          </w:rPr>
          <w:fldChar w:fldCharType="end"/>
        </w:r>
      </w:hyperlink>
    </w:p>
    <w:p w14:paraId="0046AC7A" w14:textId="4E69000F" w:rsidR="00E27B42" w:rsidRDefault="00807813" w:rsidP="00807813">
      <w:pPr>
        <w:pStyle w:val="TableofFigures"/>
        <w:ind w:left="0" w:firstLine="0"/>
      </w:pPr>
      <w:r>
        <w:fldChar w:fldCharType="end"/>
      </w:r>
    </w:p>
    <w:p w14:paraId="32537E3E" w14:textId="77777777" w:rsidR="00E27B42" w:rsidRDefault="00E27B42" w:rsidP="00E27B42">
      <w:pPr>
        <w:pStyle w:val="FrontMatterHeader"/>
      </w:pPr>
      <w:bookmarkStart w:id="407" w:name="_Toc278187084"/>
      <w:bookmarkStart w:id="408" w:name="_Toc278189220"/>
      <w:r>
        <w:t>List of Tables</w:t>
      </w:r>
      <w:bookmarkEnd w:id="407"/>
      <w:bookmarkEnd w:id="408"/>
    </w:p>
    <w:p w14:paraId="3EC0FDFA" w14:textId="152DC00A" w:rsidR="001A5A68" w:rsidRDefault="00E27B42">
      <w:pPr>
        <w:pStyle w:val="TableofFigures"/>
        <w:rPr>
          <w:rFonts w:asciiTheme="minorHAnsi" w:eastAsiaTheme="minorEastAsia" w:hAnsiTheme="minorHAnsi" w:cstheme="minorBidi"/>
          <w:sz w:val="22"/>
          <w:szCs w:val="22"/>
          <w:lang w:val="en-AU" w:eastAsia="en-AU"/>
        </w:rPr>
      </w:pPr>
      <w:r>
        <w:fldChar w:fldCharType="begin"/>
      </w:r>
      <w:r>
        <w:instrText xml:space="preserve"> TOC \h \z \t "Caption" \c "Table" </w:instrText>
      </w:r>
      <w:r>
        <w:fldChar w:fldCharType="separate"/>
      </w:r>
      <w:hyperlink w:anchor="_Toc496039768" w:history="1">
        <w:r w:rsidR="001A5A68" w:rsidRPr="007C199D">
          <w:rPr>
            <w:rStyle w:val="Hyperlink"/>
            <w:rFonts w:eastAsiaTheme="majorEastAsia"/>
          </w:rPr>
          <w:t xml:space="preserve">Table 1: </w:t>
        </w:r>
        <w:r w:rsidR="001A5A68" w:rsidRPr="007C199D">
          <w:rPr>
            <w:rStyle w:val="Hyperlink"/>
            <w:rFonts w:eastAsiaTheme="minorHAnsi" w:cs="Arial"/>
            <w:lang w:val="en-SG"/>
          </w:rPr>
          <w:t>Business objectives supporting DST Group and NSID strategic plans</w:t>
        </w:r>
        <w:r w:rsidR="001A5A68">
          <w:rPr>
            <w:webHidden/>
          </w:rPr>
          <w:tab/>
        </w:r>
        <w:r w:rsidR="001A5A68">
          <w:rPr>
            <w:webHidden/>
          </w:rPr>
          <w:fldChar w:fldCharType="begin"/>
        </w:r>
        <w:r w:rsidR="001A5A68">
          <w:rPr>
            <w:webHidden/>
          </w:rPr>
          <w:instrText xml:space="preserve"> PAGEREF _Toc496039768 \h </w:instrText>
        </w:r>
        <w:r w:rsidR="001A5A68">
          <w:rPr>
            <w:webHidden/>
          </w:rPr>
        </w:r>
        <w:r w:rsidR="001A5A68">
          <w:rPr>
            <w:webHidden/>
          </w:rPr>
          <w:fldChar w:fldCharType="separate"/>
        </w:r>
        <w:r w:rsidR="001A5A68">
          <w:rPr>
            <w:webHidden/>
          </w:rPr>
          <w:t>9</w:t>
        </w:r>
        <w:r w:rsidR="001A5A68">
          <w:rPr>
            <w:webHidden/>
          </w:rPr>
          <w:fldChar w:fldCharType="end"/>
        </w:r>
      </w:hyperlink>
    </w:p>
    <w:p w14:paraId="0CDC41FB" w14:textId="21848A71" w:rsidR="001A5A68" w:rsidRDefault="00B20F44">
      <w:pPr>
        <w:pStyle w:val="TableofFigures"/>
        <w:rPr>
          <w:rFonts w:asciiTheme="minorHAnsi" w:eastAsiaTheme="minorEastAsia" w:hAnsiTheme="minorHAnsi" w:cstheme="minorBidi"/>
          <w:sz w:val="22"/>
          <w:szCs w:val="22"/>
          <w:lang w:val="en-AU" w:eastAsia="en-AU"/>
        </w:rPr>
      </w:pPr>
      <w:hyperlink w:anchor="_Toc496039769" w:history="1">
        <w:r w:rsidR="001A5A68" w:rsidRPr="007C199D">
          <w:rPr>
            <w:rStyle w:val="Hyperlink"/>
            <w:rFonts w:eastAsiaTheme="majorEastAsia"/>
          </w:rPr>
          <w:t>Figure 1: Commodity Blue-Force Situation Awareness</w:t>
        </w:r>
        <w:r w:rsidR="001A5A68">
          <w:rPr>
            <w:webHidden/>
          </w:rPr>
          <w:tab/>
        </w:r>
        <w:r w:rsidR="001A5A68">
          <w:rPr>
            <w:webHidden/>
          </w:rPr>
          <w:fldChar w:fldCharType="begin"/>
        </w:r>
        <w:r w:rsidR="001A5A68">
          <w:rPr>
            <w:webHidden/>
          </w:rPr>
          <w:instrText xml:space="preserve"> PAGEREF _Toc496039769 \h </w:instrText>
        </w:r>
        <w:r w:rsidR="001A5A68">
          <w:rPr>
            <w:webHidden/>
          </w:rPr>
        </w:r>
        <w:r w:rsidR="001A5A68">
          <w:rPr>
            <w:webHidden/>
          </w:rPr>
          <w:fldChar w:fldCharType="separate"/>
        </w:r>
        <w:r w:rsidR="001A5A68">
          <w:rPr>
            <w:webHidden/>
          </w:rPr>
          <w:t>11</w:t>
        </w:r>
        <w:r w:rsidR="001A5A68">
          <w:rPr>
            <w:webHidden/>
          </w:rPr>
          <w:fldChar w:fldCharType="end"/>
        </w:r>
      </w:hyperlink>
    </w:p>
    <w:p w14:paraId="78DC02B6" w14:textId="0C0360A7" w:rsidR="001A5A68" w:rsidRDefault="00B20F44">
      <w:pPr>
        <w:pStyle w:val="TableofFigures"/>
        <w:rPr>
          <w:rFonts w:asciiTheme="minorHAnsi" w:eastAsiaTheme="minorEastAsia" w:hAnsiTheme="minorHAnsi" w:cstheme="minorBidi"/>
          <w:sz w:val="22"/>
          <w:szCs w:val="22"/>
          <w:lang w:val="en-AU" w:eastAsia="en-AU"/>
        </w:rPr>
      </w:pPr>
      <w:hyperlink w:anchor="_Toc496039770" w:history="1">
        <w:r w:rsidR="001A5A68" w:rsidRPr="007C199D">
          <w:rPr>
            <w:rStyle w:val="Hyperlink"/>
            <w:rFonts w:eastAsiaTheme="majorEastAsia"/>
          </w:rPr>
          <w:t>Table 2: Preliminary milestone schedule</w:t>
        </w:r>
        <w:r w:rsidR="001A5A68">
          <w:rPr>
            <w:webHidden/>
          </w:rPr>
          <w:tab/>
        </w:r>
        <w:r w:rsidR="001A5A68">
          <w:rPr>
            <w:webHidden/>
          </w:rPr>
          <w:fldChar w:fldCharType="begin"/>
        </w:r>
        <w:r w:rsidR="001A5A68">
          <w:rPr>
            <w:webHidden/>
          </w:rPr>
          <w:instrText xml:space="preserve"> PAGEREF _Toc496039770 \h </w:instrText>
        </w:r>
        <w:r w:rsidR="001A5A68">
          <w:rPr>
            <w:webHidden/>
          </w:rPr>
        </w:r>
        <w:r w:rsidR="001A5A68">
          <w:rPr>
            <w:webHidden/>
          </w:rPr>
          <w:fldChar w:fldCharType="separate"/>
        </w:r>
        <w:r w:rsidR="001A5A68">
          <w:rPr>
            <w:webHidden/>
          </w:rPr>
          <w:t>15</w:t>
        </w:r>
        <w:r w:rsidR="001A5A68">
          <w:rPr>
            <w:webHidden/>
          </w:rPr>
          <w:fldChar w:fldCharType="end"/>
        </w:r>
      </w:hyperlink>
    </w:p>
    <w:p w14:paraId="2B60F9BA" w14:textId="5BAFFA71" w:rsidR="001A5A68" w:rsidRDefault="00B20F44">
      <w:pPr>
        <w:pStyle w:val="TableofFigures"/>
        <w:rPr>
          <w:rFonts w:asciiTheme="minorHAnsi" w:eastAsiaTheme="minorEastAsia" w:hAnsiTheme="minorHAnsi" w:cstheme="minorBidi"/>
          <w:sz w:val="22"/>
          <w:szCs w:val="22"/>
          <w:lang w:val="en-AU" w:eastAsia="en-AU"/>
        </w:rPr>
      </w:pPr>
      <w:hyperlink w:anchor="_Toc496039771" w:history="1">
        <w:r w:rsidR="001A5A68" w:rsidRPr="007C199D">
          <w:rPr>
            <w:rStyle w:val="Hyperlink"/>
            <w:rFonts w:eastAsiaTheme="majorEastAsia"/>
          </w:rPr>
          <w:t>Figure 2: Gantt chart schedule of milestones</w:t>
        </w:r>
        <w:r w:rsidR="001A5A68">
          <w:rPr>
            <w:webHidden/>
          </w:rPr>
          <w:tab/>
        </w:r>
        <w:r w:rsidR="001A5A68">
          <w:rPr>
            <w:webHidden/>
          </w:rPr>
          <w:fldChar w:fldCharType="begin"/>
        </w:r>
        <w:r w:rsidR="001A5A68">
          <w:rPr>
            <w:webHidden/>
          </w:rPr>
          <w:instrText xml:space="preserve"> PAGEREF _Toc496039771 \h </w:instrText>
        </w:r>
        <w:r w:rsidR="001A5A68">
          <w:rPr>
            <w:webHidden/>
          </w:rPr>
        </w:r>
        <w:r w:rsidR="001A5A68">
          <w:rPr>
            <w:webHidden/>
          </w:rPr>
          <w:fldChar w:fldCharType="separate"/>
        </w:r>
        <w:r w:rsidR="001A5A68">
          <w:rPr>
            <w:webHidden/>
          </w:rPr>
          <w:t>16</w:t>
        </w:r>
        <w:r w:rsidR="001A5A68">
          <w:rPr>
            <w:webHidden/>
          </w:rPr>
          <w:fldChar w:fldCharType="end"/>
        </w:r>
      </w:hyperlink>
    </w:p>
    <w:p w14:paraId="425926EB" w14:textId="1B58E8C7" w:rsidR="001A5A68" w:rsidRDefault="00B20F44">
      <w:pPr>
        <w:pStyle w:val="TableofFigures"/>
        <w:rPr>
          <w:rFonts w:asciiTheme="minorHAnsi" w:eastAsiaTheme="minorEastAsia" w:hAnsiTheme="minorHAnsi" w:cstheme="minorBidi"/>
          <w:sz w:val="22"/>
          <w:szCs w:val="22"/>
          <w:lang w:val="en-AU" w:eastAsia="en-AU"/>
        </w:rPr>
      </w:pPr>
      <w:hyperlink w:anchor="_Toc496039772" w:history="1">
        <w:r w:rsidR="001A5A68" w:rsidRPr="007C199D">
          <w:rPr>
            <w:rStyle w:val="Hyperlink"/>
            <w:rFonts w:eastAsiaTheme="majorEastAsia"/>
          </w:rPr>
          <w:t>Table 3: Summary budget</w:t>
        </w:r>
        <w:r w:rsidR="001A5A68">
          <w:rPr>
            <w:webHidden/>
          </w:rPr>
          <w:tab/>
        </w:r>
        <w:r w:rsidR="001A5A68">
          <w:rPr>
            <w:webHidden/>
          </w:rPr>
          <w:fldChar w:fldCharType="begin"/>
        </w:r>
        <w:r w:rsidR="001A5A68">
          <w:rPr>
            <w:webHidden/>
          </w:rPr>
          <w:instrText xml:space="preserve"> PAGEREF _Toc496039772 \h </w:instrText>
        </w:r>
        <w:r w:rsidR="001A5A68">
          <w:rPr>
            <w:webHidden/>
          </w:rPr>
        </w:r>
        <w:r w:rsidR="001A5A68">
          <w:rPr>
            <w:webHidden/>
          </w:rPr>
          <w:fldChar w:fldCharType="separate"/>
        </w:r>
        <w:r w:rsidR="001A5A68">
          <w:rPr>
            <w:webHidden/>
          </w:rPr>
          <w:t>16</w:t>
        </w:r>
        <w:r w:rsidR="001A5A68">
          <w:rPr>
            <w:webHidden/>
          </w:rPr>
          <w:fldChar w:fldCharType="end"/>
        </w:r>
      </w:hyperlink>
    </w:p>
    <w:p w14:paraId="7136D0BF" w14:textId="7AE88494" w:rsidR="001A5A68" w:rsidRDefault="00B20F44">
      <w:pPr>
        <w:pStyle w:val="TableofFigures"/>
        <w:rPr>
          <w:rFonts w:asciiTheme="minorHAnsi" w:eastAsiaTheme="minorEastAsia" w:hAnsiTheme="minorHAnsi" w:cstheme="minorBidi"/>
          <w:sz w:val="22"/>
          <w:szCs w:val="22"/>
          <w:lang w:val="en-AU" w:eastAsia="en-AU"/>
        </w:rPr>
      </w:pPr>
      <w:hyperlink w:anchor="_Toc496039773" w:history="1">
        <w:r w:rsidR="001A5A68" w:rsidRPr="007C199D">
          <w:rPr>
            <w:rStyle w:val="Hyperlink"/>
            <w:rFonts w:eastAsiaTheme="majorEastAsia"/>
          </w:rPr>
          <w:t>Table 4: Android application use case descriptions</w:t>
        </w:r>
        <w:r w:rsidR="001A5A68">
          <w:rPr>
            <w:webHidden/>
          </w:rPr>
          <w:tab/>
        </w:r>
        <w:r w:rsidR="001A5A68">
          <w:rPr>
            <w:webHidden/>
          </w:rPr>
          <w:fldChar w:fldCharType="begin"/>
        </w:r>
        <w:r w:rsidR="001A5A68">
          <w:rPr>
            <w:webHidden/>
          </w:rPr>
          <w:instrText xml:space="preserve"> PAGEREF _Toc496039773 \h </w:instrText>
        </w:r>
        <w:r w:rsidR="001A5A68">
          <w:rPr>
            <w:webHidden/>
          </w:rPr>
        </w:r>
        <w:r w:rsidR="001A5A68">
          <w:rPr>
            <w:webHidden/>
          </w:rPr>
          <w:fldChar w:fldCharType="separate"/>
        </w:r>
        <w:r w:rsidR="001A5A68">
          <w:rPr>
            <w:webHidden/>
          </w:rPr>
          <w:t>24</w:t>
        </w:r>
        <w:r w:rsidR="001A5A68">
          <w:rPr>
            <w:webHidden/>
          </w:rPr>
          <w:fldChar w:fldCharType="end"/>
        </w:r>
      </w:hyperlink>
    </w:p>
    <w:p w14:paraId="5EF3253F" w14:textId="3DB16CDD" w:rsidR="001A5A68" w:rsidRDefault="00B20F44">
      <w:pPr>
        <w:pStyle w:val="TableofFigures"/>
        <w:rPr>
          <w:rFonts w:asciiTheme="minorHAnsi" w:eastAsiaTheme="minorEastAsia" w:hAnsiTheme="minorHAnsi" w:cstheme="minorBidi"/>
          <w:sz w:val="22"/>
          <w:szCs w:val="22"/>
          <w:lang w:val="en-AU" w:eastAsia="en-AU"/>
        </w:rPr>
      </w:pPr>
      <w:hyperlink w:anchor="_Toc496039774" w:history="1">
        <w:r w:rsidR="001A5A68" w:rsidRPr="007C199D">
          <w:rPr>
            <w:rStyle w:val="Hyperlink"/>
            <w:rFonts w:eastAsiaTheme="majorEastAsia"/>
          </w:rPr>
          <w:t>Table 5: Situational awareness display use case descriptions</w:t>
        </w:r>
        <w:r w:rsidR="001A5A68">
          <w:rPr>
            <w:webHidden/>
          </w:rPr>
          <w:tab/>
        </w:r>
        <w:r w:rsidR="001A5A68">
          <w:rPr>
            <w:webHidden/>
          </w:rPr>
          <w:fldChar w:fldCharType="begin"/>
        </w:r>
        <w:r w:rsidR="001A5A68">
          <w:rPr>
            <w:webHidden/>
          </w:rPr>
          <w:instrText xml:space="preserve"> PAGEREF _Toc496039774 \h </w:instrText>
        </w:r>
        <w:r w:rsidR="001A5A68">
          <w:rPr>
            <w:webHidden/>
          </w:rPr>
        </w:r>
        <w:r w:rsidR="001A5A68">
          <w:rPr>
            <w:webHidden/>
          </w:rPr>
          <w:fldChar w:fldCharType="separate"/>
        </w:r>
        <w:r w:rsidR="001A5A68">
          <w:rPr>
            <w:webHidden/>
          </w:rPr>
          <w:t>24</w:t>
        </w:r>
        <w:r w:rsidR="001A5A68">
          <w:rPr>
            <w:webHidden/>
          </w:rPr>
          <w:fldChar w:fldCharType="end"/>
        </w:r>
      </w:hyperlink>
    </w:p>
    <w:p w14:paraId="30E8D773" w14:textId="5121F4AB" w:rsidR="001A5A68" w:rsidRDefault="00B20F44">
      <w:pPr>
        <w:pStyle w:val="TableofFigures"/>
        <w:rPr>
          <w:rFonts w:asciiTheme="minorHAnsi" w:eastAsiaTheme="minorEastAsia" w:hAnsiTheme="minorHAnsi" w:cstheme="minorBidi"/>
          <w:sz w:val="22"/>
          <w:szCs w:val="22"/>
          <w:lang w:val="en-AU" w:eastAsia="en-AU"/>
        </w:rPr>
      </w:pPr>
      <w:hyperlink w:anchor="_Toc496039775" w:history="1">
        <w:r w:rsidR="001A5A68" w:rsidRPr="007C199D">
          <w:rPr>
            <w:rStyle w:val="Hyperlink"/>
            <w:rFonts w:eastAsiaTheme="majorEastAsia"/>
          </w:rPr>
          <w:t>Table 6: Server backend use case descriptions</w:t>
        </w:r>
        <w:r w:rsidR="001A5A68">
          <w:rPr>
            <w:webHidden/>
          </w:rPr>
          <w:tab/>
        </w:r>
        <w:r w:rsidR="001A5A68">
          <w:rPr>
            <w:webHidden/>
          </w:rPr>
          <w:fldChar w:fldCharType="begin"/>
        </w:r>
        <w:r w:rsidR="001A5A68">
          <w:rPr>
            <w:webHidden/>
          </w:rPr>
          <w:instrText xml:space="preserve"> PAGEREF _Toc496039775 \h </w:instrText>
        </w:r>
        <w:r w:rsidR="001A5A68">
          <w:rPr>
            <w:webHidden/>
          </w:rPr>
        </w:r>
        <w:r w:rsidR="001A5A68">
          <w:rPr>
            <w:webHidden/>
          </w:rPr>
          <w:fldChar w:fldCharType="separate"/>
        </w:r>
        <w:r w:rsidR="001A5A68">
          <w:rPr>
            <w:webHidden/>
          </w:rPr>
          <w:t>25</w:t>
        </w:r>
        <w:r w:rsidR="001A5A68">
          <w:rPr>
            <w:webHidden/>
          </w:rPr>
          <w:fldChar w:fldCharType="end"/>
        </w:r>
      </w:hyperlink>
    </w:p>
    <w:p w14:paraId="6F9E3064" w14:textId="352A68D7" w:rsidR="001A5A68" w:rsidRDefault="00B20F44">
      <w:pPr>
        <w:pStyle w:val="TableofFigures"/>
        <w:rPr>
          <w:rFonts w:asciiTheme="minorHAnsi" w:eastAsiaTheme="minorEastAsia" w:hAnsiTheme="minorHAnsi" w:cstheme="minorBidi"/>
          <w:sz w:val="22"/>
          <w:szCs w:val="22"/>
          <w:lang w:val="en-AU" w:eastAsia="en-AU"/>
        </w:rPr>
      </w:pPr>
      <w:hyperlink w:anchor="_Toc496039776" w:history="1">
        <w:r w:rsidR="001A5A68" w:rsidRPr="007C199D">
          <w:rPr>
            <w:rStyle w:val="Hyperlink"/>
            <w:rFonts w:eastAsiaTheme="majorEastAsia"/>
          </w:rPr>
          <w:t>Figure 3: Actor operating mobile Android device use case diagram</w:t>
        </w:r>
        <w:r w:rsidR="001A5A68">
          <w:rPr>
            <w:webHidden/>
          </w:rPr>
          <w:tab/>
        </w:r>
        <w:r w:rsidR="001A5A68">
          <w:rPr>
            <w:webHidden/>
          </w:rPr>
          <w:fldChar w:fldCharType="begin"/>
        </w:r>
        <w:r w:rsidR="001A5A68">
          <w:rPr>
            <w:webHidden/>
          </w:rPr>
          <w:instrText xml:space="preserve"> PAGEREF _Toc496039776 \h </w:instrText>
        </w:r>
        <w:r w:rsidR="001A5A68">
          <w:rPr>
            <w:webHidden/>
          </w:rPr>
        </w:r>
        <w:r w:rsidR="001A5A68">
          <w:rPr>
            <w:webHidden/>
          </w:rPr>
          <w:fldChar w:fldCharType="separate"/>
        </w:r>
        <w:r w:rsidR="001A5A68">
          <w:rPr>
            <w:webHidden/>
          </w:rPr>
          <w:t>25</w:t>
        </w:r>
        <w:r w:rsidR="001A5A68">
          <w:rPr>
            <w:webHidden/>
          </w:rPr>
          <w:fldChar w:fldCharType="end"/>
        </w:r>
      </w:hyperlink>
    </w:p>
    <w:p w14:paraId="22B34F76" w14:textId="21E22D97" w:rsidR="001A5A68" w:rsidRDefault="00B20F44">
      <w:pPr>
        <w:pStyle w:val="TableofFigures"/>
        <w:rPr>
          <w:rFonts w:asciiTheme="minorHAnsi" w:eastAsiaTheme="minorEastAsia" w:hAnsiTheme="minorHAnsi" w:cstheme="minorBidi"/>
          <w:sz w:val="22"/>
          <w:szCs w:val="22"/>
          <w:lang w:val="en-AU" w:eastAsia="en-AU"/>
        </w:rPr>
      </w:pPr>
      <w:hyperlink w:anchor="_Toc496039777" w:history="1">
        <w:r w:rsidR="001A5A68" w:rsidRPr="007C199D">
          <w:rPr>
            <w:rStyle w:val="Hyperlink"/>
            <w:rFonts w:eastAsiaTheme="majorEastAsia"/>
          </w:rPr>
          <w:t>Figure 4: Actor operating situational awareness display use case diagram</w:t>
        </w:r>
        <w:r w:rsidR="001A5A68">
          <w:rPr>
            <w:webHidden/>
          </w:rPr>
          <w:tab/>
        </w:r>
        <w:r w:rsidR="001A5A68">
          <w:rPr>
            <w:webHidden/>
          </w:rPr>
          <w:fldChar w:fldCharType="begin"/>
        </w:r>
        <w:r w:rsidR="001A5A68">
          <w:rPr>
            <w:webHidden/>
          </w:rPr>
          <w:instrText xml:space="preserve"> PAGEREF _Toc496039777 \h </w:instrText>
        </w:r>
        <w:r w:rsidR="001A5A68">
          <w:rPr>
            <w:webHidden/>
          </w:rPr>
        </w:r>
        <w:r w:rsidR="001A5A68">
          <w:rPr>
            <w:webHidden/>
          </w:rPr>
          <w:fldChar w:fldCharType="separate"/>
        </w:r>
        <w:r w:rsidR="001A5A68">
          <w:rPr>
            <w:webHidden/>
          </w:rPr>
          <w:t>26</w:t>
        </w:r>
        <w:r w:rsidR="001A5A68">
          <w:rPr>
            <w:webHidden/>
          </w:rPr>
          <w:fldChar w:fldCharType="end"/>
        </w:r>
      </w:hyperlink>
    </w:p>
    <w:p w14:paraId="53FC2155" w14:textId="411173E6" w:rsidR="001A5A68" w:rsidRDefault="00B20F44">
      <w:pPr>
        <w:pStyle w:val="TableofFigures"/>
        <w:rPr>
          <w:rFonts w:asciiTheme="minorHAnsi" w:eastAsiaTheme="minorEastAsia" w:hAnsiTheme="minorHAnsi" w:cstheme="minorBidi"/>
          <w:sz w:val="22"/>
          <w:szCs w:val="22"/>
          <w:lang w:val="en-AU" w:eastAsia="en-AU"/>
        </w:rPr>
      </w:pPr>
      <w:hyperlink w:anchor="_Toc496039778" w:history="1">
        <w:r w:rsidR="001A5A68" w:rsidRPr="007C199D">
          <w:rPr>
            <w:rStyle w:val="Hyperlink"/>
            <w:rFonts w:eastAsiaTheme="majorEastAsia"/>
          </w:rPr>
          <w:t>Figure 5: Developer operating backend server use case diagram</w:t>
        </w:r>
        <w:r w:rsidR="001A5A68">
          <w:rPr>
            <w:webHidden/>
          </w:rPr>
          <w:tab/>
        </w:r>
        <w:r w:rsidR="001A5A68">
          <w:rPr>
            <w:webHidden/>
          </w:rPr>
          <w:fldChar w:fldCharType="begin"/>
        </w:r>
        <w:r w:rsidR="001A5A68">
          <w:rPr>
            <w:webHidden/>
          </w:rPr>
          <w:instrText xml:space="preserve"> PAGEREF _Toc496039778 \h </w:instrText>
        </w:r>
        <w:r w:rsidR="001A5A68">
          <w:rPr>
            <w:webHidden/>
          </w:rPr>
        </w:r>
        <w:r w:rsidR="001A5A68">
          <w:rPr>
            <w:webHidden/>
          </w:rPr>
          <w:fldChar w:fldCharType="separate"/>
        </w:r>
        <w:r w:rsidR="001A5A68">
          <w:rPr>
            <w:webHidden/>
          </w:rPr>
          <w:t>27</w:t>
        </w:r>
        <w:r w:rsidR="001A5A68">
          <w:rPr>
            <w:webHidden/>
          </w:rPr>
          <w:fldChar w:fldCharType="end"/>
        </w:r>
      </w:hyperlink>
    </w:p>
    <w:p w14:paraId="0A978DF4" w14:textId="4F2FDCE5" w:rsidR="001A5A68" w:rsidRDefault="00B20F44">
      <w:pPr>
        <w:pStyle w:val="TableofFigures"/>
        <w:rPr>
          <w:rFonts w:asciiTheme="minorHAnsi" w:eastAsiaTheme="minorEastAsia" w:hAnsiTheme="minorHAnsi" w:cstheme="minorBidi"/>
          <w:sz w:val="22"/>
          <w:szCs w:val="22"/>
          <w:lang w:val="en-AU" w:eastAsia="en-AU"/>
        </w:rPr>
      </w:pPr>
      <w:hyperlink w:anchor="_Toc496039779" w:history="1">
        <w:r w:rsidR="001A5A68" w:rsidRPr="007C199D">
          <w:rPr>
            <w:rStyle w:val="Hyperlink"/>
            <w:rFonts w:eastAsiaTheme="majorEastAsia"/>
          </w:rPr>
          <w:t>Figure 6: Logical Component Architecture</w:t>
        </w:r>
        <w:r w:rsidR="001A5A68">
          <w:rPr>
            <w:webHidden/>
          </w:rPr>
          <w:tab/>
        </w:r>
        <w:r w:rsidR="001A5A68">
          <w:rPr>
            <w:webHidden/>
          </w:rPr>
          <w:fldChar w:fldCharType="begin"/>
        </w:r>
        <w:r w:rsidR="001A5A68">
          <w:rPr>
            <w:webHidden/>
          </w:rPr>
          <w:instrText xml:space="preserve"> PAGEREF _Toc496039779 \h </w:instrText>
        </w:r>
        <w:r w:rsidR="001A5A68">
          <w:rPr>
            <w:webHidden/>
          </w:rPr>
        </w:r>
        <w:r w:rsidR="001A5A68">
          <w:rPr>
            <w:webHidden/>
          </w:rPr>
          <w:fldChar w:fldCharType="separate"/>
        </w:r>
        <w:r w:rsidR="001A5A68">
          <w:rPr>
            <w:webHidden/>
          </w:rPr>
          <w:t>28</w:t>
        </w:r>
        <w:r w:rsidR="001A5A68">
          <w:rPr>
            <w:webHidden/>
          </w:rPr>
          <w:fldChar w:fldCharType="end"/>
        </w:r>
      </w:hyperlink>
    </w:p>
    <w:p w14:paraId="732D7579" w14:textId="72C7FFA0" w:rsidR="001A5A68" w:rsidRDefault="00B20F44">
      <w:pPr>
        <w:pStyle w:val="TableofFigures"/>
        <w:rPr>
          <w:rFonts w:asciiTheme="minorHAnsi" w:eastAsiaTheme="minorEastAsia" w:hAnsiTheme="minorHAnsi" w:cstheme="minorBidi"/>
          <w:sz w:val="22"/>
          <w:szCs w:val="22"/>
          <w:lang w:val="en-AU" w:eastAsia="en-AU"/>
        </w:rPr>
      </w:pPr>
      <w:hyperlink w:anchor="_Toc496039780" w:history="1">
        <w:r w:rsidR="001A5A68" w:rsidRPr="007C199D">
          <w:rPr>
            <w:rStyle w:val="Hyperlink"/>
            <w:rFonts w:eastAsiaTheme="majorEastAsia"/>
          </w:rPr>
          <w:t>Figure 7: Sequence Diagram – registering a device and visualising it on a web-based browser</w:t>
        </w:r>
        <w:r w:rsidR="001A5A68">
          <w:rPr>
            <w:webHidden/>
          </w:rPr>
          <w:tab/>
        </w:r>
        <w:r w:rsidR="001A5A68">
          <w:rPr>
            <w:webHidden/>
          </w:rPr>
          <w:fldChar w:fldCharType="begin"/>
        </w:r>
        <w:r w:rsidR="001A5A68">
          <w:rPr>
            <w:webHidden/>
          </w:rPr>
          <w:instrText xml:space="preserve"> PAGEREF _Toc496039780 \h </w:instrText>
        </w:r>
        <w:r w:rsidR="001A5A68">
          <w:rPr>
            <w:webHidden/>
          </w:rPr>
        </w:r>
        <w:r w:rsidR="001A5A68">
          <w:rPr>
            <w:webHidden/>
          </w:rPr>
          <w:fldChar w:fldCharType="separate"/>
        </w:r>
        <w:r w:rsidR="001A5A68">
          <w:rPr>
            <w:webHidden/>
          </w:rPr>
          <w:t>29</w:t>
        </w:r>
        <w:r w:rsidR="001A5A68">
          <w:rPr>
            <w:webHidden/>
          </w:rPr>
          <w:fldChar w:fldCharType="end"/>
        </w:r>
      </w:hyperlink>
    </w:p>
    <w:p w14:paraId="320086C3" w14:textId="60DC15B0" w:rsidR="001A5A68" w:rsidRDefault="00B20F44">
      <w:pPr>
        <w:pStyle w:val="TableofFigures"/>
        <w:rPr>
          <w:rFonts w:asciiTheme="minorHAnsi" w:eastAsiaTheme="minorEastAsia" w:hAnsiTheme="minorHAnsi" w:cstheme="minorBidi"/>
          <w:sz w:val="22"/>
          <w:szCs w:val="22"/>
          <w:lang w:val="en-AU" w:eastAsia="en-AU"/>
        </w:rPr>
      </w:pPr>
      <w:hyperlink w:anchor="_Toc496039781" w:history="1">
        <w:r w:rsidR="001A5A68" w:rsidRPr="007C199D">
          <w:rPr>
            <w:rStyle w:val="Hyperlink"/>
            <w:rFonts w:eastAsiaTheme="majorEastAsia"/>
          </w:rPr>
          <w:t>Figure 8: Entity Relationship Diagram</w:t>
        </w:r>
        <w:r w:rsidR="001A5A68">
          <w:rPr>
            <w:webHidden/>
          </w:rPr>
          <w:tab/>
        </w:r>
        <w:r w:rsidR="001A5A68">
          <w:rPr>
            <w:webHidden/>
          </w:rPr>
          <w:fldChar w:fldCharType="begin"/>
        </w:r>
        <w:r w:rsidR="001A5A68">
          <w:rPr>
            <w:webHidden/>
          </w:rPr>
          <w:instrText xml:space="preserve"> PAGEREF _Toc496039781 \h </w:instrText>
        </w:r>
        <w:r w:rsidR="001A5A68">
          <w:rPr>
            <w:webHidden/>
          </w:rPr>
        </w:r>
        <w:r w:rsidR="001A5A68">
          <w:rPr>
            <w:webHidden/>
          </w:rPr>
          <w:fldChar w:fldCharType="separate"/>
        </w:r>
        <w:r w:rsidR="001A5A68">
          <w:rPr>
            <w:webHidden/>
          </w:rPr>
          <w:t>30</w:t>
        </w:r>
        <w:r w:rsidR="001A5A68">
          <w:rPr>
            <w:webHidden/>
          </w:rPr>
          <w:fldChar w:fldCharType="end"/>
        </w:r>
      </w:hyperlink>
    </w:p>
    <w:p w14:paraId="593EBE94" w14:textId="00361519" w:rsidR="001A5A68" w:rsidRDefault="00B20F44">
      <w:pPr>
        <w:pStyle w:val="TableofFigures"/>
        <w:rPr>
          <w:rFonts w:asciiTheme="minorHAnsi" w:eastAsiaTheme="minorEastAsia" w:hAnsiTheme="minorHAnsi" w:cstheme="minorBidi"/>
          <w:sz w:val="22"/>
          <w:szCs w:val="22"/>
          <w:lang w:val="en-AU" w:eastAsia="en-AU"/>
        </w:rPr>
      </w:pPr>
      <w:hyperlink w:anchor="_Toc496039782" w:history="1">
        <w:r w:rsidR="001A5A68" w:rsidRPr="007C199D">
          <w:rPr>
            <w:rStyle w:val="Hyperlink"/>
            <w:rFonts w:eastAsiaTheme="majorEastAsia"/>
          </w:rPr>
          <w:t>Figure 9: High Level System Architecture</w:t>
        </w:r>
        <w:r w:rsidR="001A5A68">
          <w:rPr>
            <w:webHidden/>
          </w:rPr>
          <w:tab/>
        </w:r>
        <w:r w:rsidR="001A5A68">
          <w:rPr>
            <w:webHidden/>
          </w:rPr>
          <w:fldChar w:fldCharType="begin"/>
        </w:r>
        <w:r w:rsidR="001A5A68">
          <w:rPr>
            <w:webHidden/>
          </w:rPr>
          <w:instrText xml:space="preserve"> PAGEREF _Toc496039782 \h </w:instrText>
        </w:r>
        <w:r w:rsidR="001A5A68">
          <w:rPr>
            <w:webHidden/>
          </w:rPr>
        </w:r>
        <w:r w:rsidR="001A5A68">
          <w:rPr>
            <w:webHidden/>
          </w:rPr>
          <w:fldChar w:fldCharType="separate"/>
        </w:r>
        <w:r w:rsidR="001A5A68">
          <w:rPr>
            <w:webHidden/>
          </w:rPr>
          <w:t>31</w:t>
        </w:r>
        <w:r w:rsidR="001A5A68">
          <w:rPr>
            <w:webHidden/>
          </w:rPr>
          <w:fldChar w:fldCharType="end"/>
        </w:r>
      </w:hyperlink>
    </w:p>
    <w:p w14:paraId="57222881" w14:textId="2622E51B" w:rsidR="001A5A68" w:rsidRDefault="00B20F44">
      <w:pPr>
        <w:pStyle w:val="TableofFigures"/>
        <w:rPr>
          <w:rFonts w:asciiTheme="minorHAnsi" w:eastAsiaTheme="minorEastAsia" w:hAnsiTheme="minorHAnsi" w:cstheme="minorBidi"/>
          <w:sz w:val="22"/>
          <w:szCs w:val="22"/>
          <w:lang w:val="en-AU" w:eastAsia="en-AU"/>
        </w:rPr>
      </w:pPr>
      <w:hyperlink w:anchor="_Toc496039783" w:history="1">
        <w:r w:rsidR="001A5A68" w:rsidRPr="007C199D">
          <w:rPr>
            <w:rStyle w:val="Hyperlink"/>
            <w:rFonts w:eastAsiaTheme="majorEastAsia"/>
          </w:rPr>
          <w:t>Figure 10: Deployment Diagram</w:t>
        </w:r>
        <w:r w:rsidR="001A5A68">
          <w:rPr>
            <w:webHidden/>
          </w:rPr>
          <w:tab/>
        </w:r>
        <w:r w:rsidR="001A5A68">
          <w:rPr>
            <w:webHidden/>
          </w:rPr>
          <w:fldChar w:fldCharType="begin"/>
        </w:r>
        <w:r w:rsidR="001A5A68">
          <w:rPr>
            <w:webHidden/>
          </w:rPr>
          <w:instrText xml:space="preserve"> PAGEREF _Toc496039783 \h </w:instrText>
        </w:r>
        <w:r w:rsidR="001A5A68">
          <w:rPr>
            <w:webHidden/>
          </w:rPr>
        </w:r>
        <w:r w:rsidR="001A5A68">
          <w:rPr>
            <w:webHidden/>
          </w:rPr>
          <w:fldChar w:fldCharType="separate"/>
        </w:r>
        <w:r w:rsidR="001A5A68">
          <w:rPr>
            <w:webHidden/>
          </w:rPr>
          <w:t>32</w:t>
        </w:r>
        <w:r w:rsidR="001A5A68">
          <w:rPr>
            <w:webHidden/>
          </w:rPr>
          <w:fldChar w:fldCharType="end"/>
        </w:r>
      </w:hyperlink>
    </w:p>
    <w:p w14:paraId="5478B68D" w14:textId="362C7495" w:rsidR="001A5A68" w:rsidRDefault="00B20F44">
      <w:pPr>
        <w:pStyle w:val="TableofFigures"/>
        <w:rPr>
          <w:rFonts w:asciiTheme="minorHAnsi" w:eastAsiaTheme="minorEastAsia" w:hAnsiTheme="minorHAnsi" w:cstheme="minorBidi"/>
          <w:sz w:val="22"/>
          <w:szCs w:val="22"/>
          <w:lang w:val="en-AU" w:eastAsia="en-AU"/>
        </w:rPr>
      </w:pPr>
      <w:hyperlink w:anchor="_Toc496039784" w:history="1">
        <w:r w:rsidR="001A5A68" w:rsidRPr="007C199D">
          <w:rPr>
            <w:rStyle w:val="Hyperlink"/>
            <w:rFonts w:eastAsiaTheme="majorEastAsia"/>
          </w:rPr>
          <w:t>Table 7: Data</w:t>
        </w:r>
        <w:r w:rsidR="001A5A68">
          <w:rPr>
            <w:webHidden/>
          </w:rPr>
          <w:tab/>
        </w:r>
        <w:r w:rsidR="001A5A68">
          <w:rPr>
            <w:webHidden/>
          </w:rPr>
          <w:fldChar w:fldCharType="begin"/>
        </w:r>
        <w:r w:rsidR="001A5A68">
          <w:rPr>
            <w:webHidden/>
          </w:rPr>
          <w:instrText xml:space="preserve"> PAGEREF _Toc496039784 \h </w:instrText>
        </w:r>
        <w:r w:rsidR="001A5A68">
          <w:rPr>
            <w:webHidden/>
          </w:rPr>
        </w:r>
        <w:r w:rsidR="001A5A68">
          <w:rPr>
            <w:webHidden/>
          </w:rPr>
          <w:fldChar w:fldCharType="separate"/>
        </w:r>
        <w:r w:rsidR="001A5A68">
          <w:rPr>
            <w:webHidden/>
          </w:rPr>
          <w:t>33</w:t>
        </w:r>
        <w:r w:rsidR="001A5A68">
          <w:rPr>
            <w:webHidden/>
          </w:rPr>
          <w:fldChar w:fldCharType="end"/>
        </w:r>
      </w:hyperlink>
    </w:p>
    <w:p w14:paraId="36002952" w14:textId="3EE81E7D" w:rsidR="001A5A68" w:rsidRDefault="00B20F44">
      <w:pPr>
        <w:pStyle w:val="TableofFigures"/>
        <w:rPr>
          <w:rFonts w:asciiTheme="minorHAnsi" w:eastAsiaTheme="minorEastAsia" w:hAnsiTheme="minorHAnsi" w:cstheme="minorBidi"/>
          <w:sz w:val="22"/>
          <w:szCs w:val="22"/>
          <w:lang w:val="en-AU" w:eastAsia="en-AU"/>
        </w:rPr>
      </w:pPr>
      <w:hyperlink w:anchor="_Toc496039785" w:history="1">
        <w:r w:rsidR="001A5A68" w:rsidRPr="007C199D">
          <w:rPr>
            <w:rStyle w:val="Hyperlink"/>
            <w:rFonts w:eastAsiaTheme="majorEastAsia"/>
          </w:rPr>
          <w:t>Figure 11: Complete list of Traccar database tables</w:t>
        </w:r>
        <w:r w:rsidR="001A5A68">
          <w:rPr>
            <w:webHidden/>
          </w:rPr>
          <w:tab/>
        </w:r>
        <w:r w:rsidR="001A5A68">
          <w:rPr>
            <w:webHidden/>
          </w:rPr>
          <w:fldChar w:fldCharType="begin"/>
        </w:r>
        <w:r w:rsidR="001A5A68">
          <w:rPr>
            <w:webHidden/>
          </w:rPr>
          <w:instrText xml:space="preserve"> PAGEREF _Toc496039785 \h </w:instrText>
        </w:r>
        <w:r w:rsidR="001A5A68">
          <w:rPr>
            <w:webHidden/>
          </w:rPr>
        </w:r>
        <w:r w:rsidR="001A5A68">
          <w:rPr>
            <w:webHidden/>
          </w:rPr>
          <w:fldChar w:fldCharType="separate"/>
        </w:r>
        <w:r w:rsidR="001A5A68">
          <w:rPr>
            <w:webHidden/>
          </w:rPr>
          <w:t>34</w:t>
        </w:r>
        <w:r w:rsidR="001A5A68">
          <w:rPr>
            <w:webHidden/>
          </w:rPr>
          <w:fldChar w:fldCharType="end"/>
        </w:r>
      </w:hyperlink>
    </w:p>
    <w:p w14:paraId="3F3E106C" w14:textId="0A49374F" w:rsidR="001A5A68" w:rsidRDefault="00B20F44">
      <w:pPr>
        <w:pStyle w:val="TableofFigures"/>
        <w:rPr>
          <w:rFonts w:asciiTheme="minorHAnsi" w:eastAsiaTheme="minorEastAsia" w:hAnsiTheme="minorHAnsi" w:cstheme="minorBidi"/>
          <w:sz w:val="22"/>
          <w:szCs w:val="22"/>
          <w:lang w:val="en-AU" w:eastAsia="en-AU"/>
        </w:rPr>
      </w:pPr>
      <w:hyperlink w:anchor="_Toc496039786" w:history="1">
        <w:r w:rsidR="001A5A68" w:rsidRPr="007C199D">
          <w:rPr>
            <w:rStyle w:val="Hyperlink"/>
            <w:rFonts w:eastAsiaTheme="majorEastAsia"/>
          </w:rPr>
          <w:t>Table 8: application_settings (PK = id)</w:t>
        </w:r>
        <w:r w:rsidR="001A5A68">
          <w:rPr>
            <w:webHidden/>
          </w:rPr>
          <w:tab/>
        </w:r>
        <w:r w:rsidR="001A5A68">
          <w:rPr>
            <w:webHidden/>
          </w:rPr>
          <w:fldChar w:fldCharType="begin"/>
        </w:r>
        <w:r w:rsidR="001A5A68">
          <w:rPr>
            <w:webHidden/>
          </w:rPr>
          <w:instrText xml:space="preserve"> PAGEREF _Toc496039786 \h </w:instrText>
        </w:r>
        <w:r w:rsidR="001A5A68">
          <w:rPr>
            <w:webHidden/>
          </w:rPr>
        </w:r>
        <w:r w:rsidR="001A5A68">
          <w:rPr>
            <w:webHidden/>
          </w:rPr>
          <w:fldChar w:fldCharType="separate"/>
        </w:r>
        <w:r w:rsidR="001A5A68">
          <w:rPr>
            <w:webHidden/>
          </w:rPr>
          <w:t>35</w:t>
        </w:r>
        <w:r w:rsidR="001A5A68">
          <w:rPr>
            <w:webHidden/>
          </w:rPr>
          <w:fldChar w:fldCharType="end"/>
        </w:r>
      </w:hyperlink>
    </w:p>
    <w:p w14:paraId="4B08CCB6" w14:textId="0193C59F" w:rsidR="001A5A68" w:rsidRDefault="00B20F44">
      <w:pPr>
        <w:pStyle w:val="TableofFigures"/>
        <w:rPr>
          <w:rFonts w:asciiTheme="minorHAnsi" w:eastAsiaTheme="minorEastAsia" w:hAnsiTheme="minorHAnsi" w:cstheme="minorBidi"/>
          <w:sz w:val="22"/>
          <w:szCs w:val="22"/>
          <w:lang w:val="en-AU" w:eastAsia="en-AU"/>
        </w:rPr>
      </w:pPr>
      <w:hyperlink w:anchor="_Toc496039787" w:history="1">
        <w:r w:rsidR="001A5A68" w:rsidRPr="007C199D">
          <w:rPr>
            <w:rStyle w:val="Hyperlink"/>
            <w:rFonts w:eastAsiaTheme="majorEastAsia"/>
          </w:rPr>
          <w:t>Table 9: application_settings imported keys</w:t>
        </w:r>
        <w:r w:rsidR="001A5A68">
          <w:rPr>
            <w:webHidden/>
          </w:rPr>
          <w:tab/>
        </w:r>
        <w:r w:rsidR="001A5A68">
          <w:rPr>
            <w:webHidden/>
          </w:rPr>
          <w:fldChar w:fldCharType="begin"/>
        </w:r>
        <w:r w:rsidR="001A5A68">
          <w:rPr>
            <w:webHidden/>
          </w:rPr>
          <w:instrText xml:space="preserve"> PAGEREF _Toc496039787 \h </w:instrText>
        </w:r>
        <w:r w:rsidR="001A5A68">
          <w:rPr>
            <w:webHidden/>
          </w:rPr>
        </w:r>
        <w:r w:rsidR="001A5A68">
          <w:rPr>
            <w:webHidden/>
          </w:rPr>
          <w:fldChar w:fldCharType="separate"/>
        </w:r>
        <w:r w:rsidR="001A5A68">
          <w:rPr>
            <w:webHidden/>
          </w:rPr>
          <w:t>35</w:t>
        </w:r>
        <w:r w:rsidR="001A5A68">
          <w:rPr>
            <w:webHidden/>
          </w:rPr>
          <w:fldChar w:fldCharType="end"/>
        </w:r>
      </w:hyperlink>
    </w:p>
    <w:p w14:paraId="2BA234EA" w14:textId="6B7741E9" w:rsidR="001A5A68" w:rsidRDefault="00B20F44">
      <w:pPr>
        <w:pStyle w:val="TableofFigures"/>
        <w:rPr>
          <w:rFonts w:asciiTheme="minorHAnsi" w:eastAsiaTheme="minorEastAsia" w:hAnsiTheme="minorHAnsi" w:cstheme="minorBidi"/>
          <w:sz w:val="22"/>
          <w:szCs w:val="22"/>
          <w:lang w:val="en-AU" w:eastAsia="en-AU"/>
        </w:rPr>
      </w:pPr>
      <w:hyperlink w:anchor="_Toc496039788" w:history="1">
        <w:r w:rsidR="001A5A68" w:rsidRPr="007C199D">
          <w:rPr>
            <w:rStyle w:val="Hyperlink"/>
            <w:rFonts w:eastAsiaTheme="majorEastAsia"/>
          </w:rPr>
          <w:t>Table 10: device_icons (PK = id)</w:t>
        </w:r>
        <w:r w:rsidR="001A5A68">
          <w:rPr>
            <w:webHidden/>
          </w:rPr>
          <w:tab/>
        </w:r>
        <w:r w:rsidR="001A5A68">
          <w:rPr>
            <w:webHidden/>
          </w:rPr>
          <w:fldChar w:fldCharType="begin"/>
        </w:r>
        <w:r w:rsidR="001A5A68">
          <w:rPr>
            <w:webHidden/>
          </w:rPr>
          <w:instrText xml:space="preserve"> PAGEREF _Toc496039788 \h </w:instrText>
        </w:r>
        <w:r w:rsidR="001A5A68">
          <w:rPr>
            <w:webHidden/>
          </w:rPr>
        </w:r>
        <w:r w:rsidR="001A5A68">
          <w:rPr>
            <w:webHidden/>
          </w:rPr>
          <w:fldChar w:fldCharType="separate"/>
        </w:r>
        <w:r w:rsidR="001A5A68">
          <w:rPr>
            <w:webHidden/>
          </w:rPr>
          <w:t>35</w:t>
        </w:r>
        <w:r w:rsidR="001A5A68">
          <w:rPr>
            <w:webHidden/>
          </w:rPr>
          <w:fldChar w:fldCharType="end"/>
        </w:r>
      </w:hyperlink>
    </w:p>
    <w:p w14:paraId="08D4C3D6" w14:textId="4535FBF7" w:rsidR="001A5A68" w:rsidRDefault="00B20F44">
      <w:pPr>
        <w:pStyle w:val="TableofFigures"/>
        <w:rPr>
          <w:rFonts w:asciiTheme="minorHAnsi" w:eastAsiaTheme="minorEastAsia" w:hAnsiTheme="minorHAnsi" w:cstheme="minorBidi"/>
          <w:sz w:val="22"/>
          <w:szCs w:val="22"/>
          <w:lang w:val="en-AU" w:eastAsia="en-AU"/>
        </w:rPr>
      </w:pPr>
      <w:hyperlink w:anchor="_Toc496039789" w:history="1">
        <w:r w:rsidR="001A5A68" w:rsidRPr="007C199D">
          <w:rPr>
            <w:rStyle w:val="Hyperlink"/>
            <w:rFonts w:eastAsiaTheme="majorEastAsia"/>
          </w:rPr>
          <w:t>Table 11: device_icons imported keys</w:t>
        </w:r>
        <w:r w:rsidR="001A5A68">
          <w:rPr>
            <w:webHidden/>
          </w:rPr>
          <w:tab/>
        </w:r>
        <w:r w:rsidR="001A5A68">
          <w:rPr>
            <w:webHidden/>
          </w:rPr>
          <w:fldChar w:fldCharType="begin"/>
        </w:r>
        <w:r w:rsidR="001A5A68">
          <w:rPr>
            <w:webHidden/>
          </w:rPr>
          <w:instrText xml:space="preserve"> PAGEREF _Toc496039789 \h </w:instrText>
        </w:r>
        <w:r w:rsidR="001A5A68">
          <w:rPr>
            <w:webHidden/>
          </w:rPr>
        </w:r>
        <w:r w:rsidR="001A5A68">
          <w:rPr>
            <w:webHidden/>
          </w:rPr>
          <w:fldChar w:fldCharType="separate"/>
        </w:r>
        <w:r w:rsidR="001A5A68">
          <w:rPr>
            <w:webHidden/>
          </w:rPr>
          <w:t>35</w:t>
        </w:r>
        <w:r w:rsidR="001A5A68">
          <w:rPr>
            <w:webHidden/>
          </w:rPr>
          <w:fldChar w:fldCharType="end"/>
        </w:r>
      </w:hyperlink>
    </w:p>
    <w:p w14:paraId="65699F83" w14:textId="610A2659" w:rsidR="001A5A68" w:rsidRDefault="00B20F44">
      <w:pPr>
        <w:pStyle w:val="TableofFigures"/>
        <w:rPr>
          <w:rFonts w:asciiTheme="minorHAnsi" w:eastAsiaTheme="minorEastAsia" w:hAnsiTheme="minorHAnsi" w:cstheme="minorBidi"/>
          <w:sz w:val="22"/>
          <w:szCs w:val="22"/>
          <w:lang w:val="en-AU" w:eastAsia="en-AU"/>
        </w:rPr>
      </w:pPr>
      <w:hyperlink w:anchor="_Toc496039790" w:history="1">
        <w:r w:rsidR="001A5A68" w:rsidRPr="007C199D">
          <w:rPr>
            <w:rStyle w:val="Hyperlink"/>
            <w:rFonts w:eastAsiaTheme="majorEastAsia"/>
          </w:rPr>
          <w:t>Table 12: device_icons exported keys</w:t>
        </w:r>
        <w:r w:rsidR="001A5A68">
          <w:rPr>
            <w:webHidden/>
          </w:rPr>
          <w:tab/>
        </w:r>
        <w:r w:rsidR="001A5A68">
          <w:rPr>
            <w:webHidden/>
          </w:rPr>
          <w:fldChar w:fldCharType="begin"/>
        </w:r>
        <w:r w:rsidR="001A5A68">
          <w:rPr>
            <w:webHidden/>
          </w:rPr>
          <w:instrText xml:space="preserve"> PAGEREF _Toc496039790 \h </w:instrText>
        </w:r>
        <w:r w:rsidR="001A5A68">
          <w:rPr>
            <w:webHidden/>
          </w:rPr>
        </w:r>
        <w:r w:rsidR="001A5A68">
          <w:rPr>
            <w:webHidden/>
          </w:rPr>
          <w:fldChar w:fldCharType="separate"/>
        </w:r>
        <w:r w:rsidR="001A5A68">
          <w:rPr>
            <w:webHidden/>
          </w:rPr>
          <w:t>35</w:t>
        </w:r>
        <w:r w:rsidR="001A5A68">
          <w:rPr>
            <w:webHidden/>
          </w:rPr>
          <w:fldChar w:fldCharType="end"/>
        </w:r>
      </w:hyperlink>
    </w:p>
    <w:p w14:paraId="20195C54" w14:textId="0E15EF8C" w:rsidR="001A5A68" w:rsidRDefault="00B20F44">
      <w:pPr>
        <w:pStyle w:val="TableofFigures"/>
        <w:rPr>
          <w:rFonts w:asciiTheme="minorHAnsi" w:eastAsiaTheme="minorEastAsia" w:hAnsiTheme="minorHAnsi" w:cstheme="minorBidi"/>
          <w:sz w:val="22"/>
          <w:szCs w:val="22"/>
          <w:lang w:val="en-AU" w:eastAsia="en-AU"/>
        </w:rPr>
      </w:pPr>
      <w:hyperlink w:anchor="_Toc496039791" w:history="1">
        <w:r w:rsidR="001A5A68" w:rsidRPr="007C199D">
          <w:rPr>
            <w:rStyle w:val="Hyperlink"/>
            <w:rFonts w:eastAsiaTheme="majorEastAsia"/>
          </w:rPr>
          <w:t>Table 13: devices (PK = id)</w:t>
        </w:r>
        <w:r w:rsidR="001A5A68">
          <w:rPr>
            <w:webHidden/>
          </w:rPr>
          <w:tab/>
        </w:r>
        <w:r w:rsidR="001A5A68">
          <w:rPr>
            <w:webHidden/>
          </w:rPr>
          <w:fldChar w:fldCharType="begin"/>
        </w:r>
        <w:r w:rsidR="001A5A68">
          <w:rPr>
            <w:webHidden/>
          </w:rPr>
          <w:instrText xml:space="preserve"> PAGEREF _Toc496039791 \h </w:instrText>
        </w:r>
        <w:r w:rsidR="001A5A68">
          <w:rPr>
            <w:webHidden/>
          </w:rPr>
        </w:r>
        <w:r w:rsidR="001A5A68">
          <w:rPr>
            <w:webHidden/>
          </w:rPr>
          <w:fldChar w:fldCharType="separate"/>
        </w:r>
        <w:r w:rsidR="001A5A68">
          <w:rPr>
            <w:webHidden/>
          </w:rPr>
          <w:t>36</w:t>
        </w:r>
        <w:r w:rsidR="001A5A68">
          <w:rPr>
            <w:webHidden/>
          </w:rPr>
          <w:fldChar w:fldCharType="end"/>
        </w:r>
      </w:hyperlink>
    </w:p>
    <w:p w14:paraId="07F7C009" w14:textId="5738FA73" w:rsidR="001A5A68" w:rsidRDefault="00B20F44">
      <w:pPr>
        <w:pStyle w:val="TableofFigures"/>
        <w:rPr>
          <w:rFonts w:asciiTheme="minorHAnsi" w:eastAsiaTheme="minorEastAsia" w:hAnsiTheme="minorHAnsi" w:cstheme="minorBidi"/>
          <w:sz w:val="22"/>
          <w:szCs w:val="22"/>
          <w:lang w:val="en-AU" w:eastAsia="en-AU"/>
        </w:rPr>
      </w:pPr>
      <w:hyperlink w:anchor="_Toc496039792" w:history="1">
        <w:r w:rsidR="001A5A68" w:rsidRPr="007C199D">
          <w:rPr>
            <w:rStyle w:val="Hyperlink"/>
            <w:rFonts w:eastAsiaTheme="majorEastAsia"/>
          </w:rPr>
          <w:t>Table 14: devices imported keys</w:t>
        </w:r>
        <w:r w:rsidR="001A5A68">
          <w:rPr>
            <w:webHidden/>
          </w:rPr>
          <w:tab/>
        </w:r>
        <w:r w:rsidR="001A5A68">
          <w:rPr>
            <w:webHidden/>
          </w:rPr>
          <w:fldChar w:fldCharType="begin"/>
        </w:r>
        <w:r w:rsidR="001A5A68">
          <w:rPr>
            <w:webHidden/>
          </w:rPr>
          <w:instrText xml:space="preserve"> PAGEREF _Toc496039792 \h </w:instrText>
        </w:r>
        <w:r w:rsidR="001A5A68">
          <w:rPr>
            <w:webHidden/>
          </w:rPr>
        </w:r>
        <w:r w:rsidR="001A5A68">
          <w:rPr>
            <w:webHidden/>
          </w:rPr>
          <w:fldChar w:fldCharType="separate"/>
        </w:r>
        <w:r w:rsidR="001A5A68">
          <w:rPr>
            <w:webHidden/>
          </w:rPr>
          <w:t>36</w:t>
        </w:r>
        <w:r w:rsidR="001A5A68">
          <w:rPr>
            <w:webHidden/>
          </w:rPr>
          <w:fldChar w:fldCharType="end"/>
        </w:r>
      </w:hyperlink>
    </w:p>
    <w:p w14:paraId="468ED19E" w14:textId="029E9847" w:rsidR="001A5A68" w:rsidRDefault="00B20F44">
      <w:pPr>
        <w:pStyle w:val="TableofFigures"/>
        <w:rPr>
          <w:rFonts w:asciiTheme="minorHAnsi" w:eastAsiaTheme="minorEastAsia" w:hAnsiTheme="minorHAnsi" w:cstheme="minorBidi"/>
          <w:sz w:val="22"/>
          <w:szCs w:val="22"/>
          <w:lang w:val="en-AU" w:eastAsia="en-AU"/>
        </w:rPr>
      </w:pPr>
      <w:hyperlink w:anchor="_Toc496039793" w:history="1">
        <w:r w:rsidR="001A5A68" w:rsidRPr="007C199D">
          <w:rPr>
            <w:rStyle w:val="Hyperlink"/>
            <w:rFonts w:eastAsiaTheme="majorEastAsia"/>
          </w:rPr>
          <w:t>Table 15: devices exported keys</w:t>
        </w:r>
        <w:r w:rsidR="001A5A68">
          <w:rPr>
            <w:webHidden/>
          </w:rPr>
          <w:tab/>
        </w:r>
        <w:r w:rsidR="001A5A68">
          <w:rPr>
            <w:webHidden/>
          </w:rPr>
          <w:fldChar w:fldCharType="begin"/>
        </w:r>
        <w:r w:rsidR="001A5A68">
          <w:rPr>
            <w:webHidden/>
          </w:rPr>
          <w:instrText xml:space="preserve"> PAGEREF _Toc496039793 \h </w:instrText>
        </w:r>
        <w:r w:rsidR="001A5A68">
          <w:rPr>
            <w:webHidden/>
          </w:rPr>
        </w:r>
        <w:r w:rsidR="001A5A68">
          <w:rPr>
            <w:webHidden/>
          </w:rPr>
          <w:fldChar w:fldCharType="separate"/>
        </w:r>
        <w:r w:rsidR="001A5A68">
          <w:rPr>
            <w:webHidden/>
          </w:rPr>
          <w:t>36</w:t>
        </w:r>
        <w:r w:rsidR="001A5A68">
          <w:rPr>
            <w:webHidden/>
          </w:rPr>
          <w:fldChar w:fldCharType="end"/>
        </w:r>
      </w:hyperlink>
    </w:p>
    <w:p w14:paraId="700C64A6" w14:textId="12A58FB3" w:rsidR="001A5A68" w:rsidRDefault="00B20F44">
      <w:pPr>
        <w:pStyle w:val="TableofFigures"/>
        <w:rPr>
          <w:rFonts w:asciiTheme="minorHAnsi" w:eastAsiaTheme="minorEastAsia" w:hAnsiTheme="minorHAnsi" w:cstheme="minorBidi"/>
          <w:sz w:val="22"/>
          <w:szCs w:val="22"/>
          <w:lang w:val="en-AU" w:eastAsia="en-AU"/>
        </w:rPr>
      </w:pPr>
      <w:hyperlink w:anchor="_Toc496039794" w:history="1">
        <w:r w:rsidR="001A5A68" w:rsidRPr="007C199D">
          <w:rPr>
            <w:rStyle w:val="Hyperlink"/>
            <w:rFonts w:eastAsiaTheme="majorEastAsia"/>
          </w:rPr>
          <w:t>Table 16: groups (PK = id)</w:t>
        </w:r>
        <w:r w:rsidR="001A5A68">
          <w:rPr>
            <w:webHidden/>
          </w:rPr>
          <w:tab/>
        </w:r>
        <w:r w:rsidR="001A5A68">
          <w:rPr>
            <w:webHidden/>
          </w:rPr>
          <w:fldChar w:fldCharType="begin"/>
        </w:r>
        <w:r w:rsidR="001A5A68">
          <w:rPr>
            <w:webHidden/>
          </w:rPr>
          <w:instrText xml:space="preserve"> PAGEREF _Toc496039794 \h </w:instrText>
        </w:r>
        <w:r w:rsidR="001A5A68">
          <w:rPr>
            <w:webHidden/>
          </w:rPr>
        </w:r>
        <w:r w:rsidR="001A5A68">
          <w:rPr>
            <w:webHidden/>
          </w:rPr>
          <w:fldChar w:fldCharType="separate"/>
        </w:r>
        <w:r w:rsidR="001A5A68">
          <w:rPr>
            <w:webHidden/>
          </w:rPr>
          <w:t>37</w:t>
        </w:r>
        <w:r w:rsidR="001A5A68">
          <w:rPr>
            <w:webHidden/>
          </w:rPr>
          <w:fldChar w:fldCharType="end"/>
        </w:r>
      </w:hyperlink>
    </w:p>
    <w:p w14:paraId="267E34BC" w14:textId="3671D9A3" w:rsidR="001A5A68" w:rsidRDefault="00B20F44">
      <w:pPr>
        <w:pStyle w:val="TableofFigures"/>
        <w:rPr>
          <w:rFonts w:asciiTheme="minorHAnsi" w:eastAsiaTheme="minorEastAsia" w:hAnsiTheme="minorHAnsi" w:cstheme="minorBidi"/>
          <w:sz w:val="22"/>
          <w:szCs w:val="22"/>
          <w:lang w:val="en-AU" w:eastAsia="en-AU"/>
        </w:rPr>
      </w:pPr>
      <w:hyperlink w:anchor="_Toc496039795" w:history="1">
        <w:r w:rsidR="001A5A68" w:rsidRPr="007C199D">
          <w:rPr>
            <w:rStyle w:val="Hyperlink"/>
            <w:rFonts w:eastAsiaTheme="majorEastAsia"/>
          </w:rPr>
          <w:t>Table 17: groups imported keys</w:t>
        </w:r>
        <w:r w:rsidR="001A5A68">
          <w:rPr>
            <w:webHidden/>
          </w:rPr>
          <w:tab/>
        </w:r>
        <w:r w:rsidR="001A5A68">
          <w:rPr>
            <w:webHidden/>
          </w:rPr>
          <w:fldChar w:fldCharType="begin"/>
        </w:r>
        <w:r w:rsidR="001A5A68">
          <w:rPr>
            <w:webHidden/>
          </w:rPr>
          <w:instrText xml:space="preserve"> PAGEREF _Toc496039795 \h </w:instrText>
        </w:r>
        <w:r w:rsidR="001A5A68">
          <w:rPr>
            <w:webHidden/>
          </w:rPr>
        </w:r>
        <w:r w:rsidR="001A5A68">
          <w:rPr>
            <w:webHidden/>
          </w:rPr>
          <w:fldChar w:fldCharType="separate"/>
        </w:r>
        <w:r w:rsidR="001A5A68">
          <w:rPr>
            <w:webHidden/>
          </w:rPr>
          <w:t>37</w:t>
        </w:r>
        <w:r w:rsidR="001A5A68">
          <w:rPr>
            <w:webHidden/>
          </w:rPr>
          <w:fldChar w:fldCharType="end"/>
        </w:r>
      </w:hyperlink>
    </w:p>
    <w:p w14:paraId="52B9D0A9" w14:textId="238F41A6" w:rsidR="001A5A68" w:rsidRDefault="00B20F44">
      <w:pPr>
        <w:pStyle w:val="TableofFigures"/>
        <w:rPr>
          <w:rFonts w:asciiTheme="minorHAnsi" w:eastAsiaTheme="minorEastAsia" w:hAnsiTheme="minorHAnsi" w:cstheme="minorBidi"/>
          <w:sz w:val="22"/>
          <w:szCs w:val="22"/>
          <w:lang w:val="en-AU" w:eastAsia="en-AU"/>
        </w:rPr>
      </w:pPr>
      <w:hyperlink w:anchor="_Toc496039796" w:history="1">
        <w:r w:rsidR="001A5A68" w:rsidRPr="007C199D">
          <w:rPr>
            <w:rStyle w:val="Hyperlink"/>
            <w:rFonts w:eastAsiaTheme="majorEastAsia"/>
          </w:rPr>
          <w:t>Table 18: groups exported keys</w:t>
        </w:r>
        <w:r w:rsidR="001A5A68">
          <w:rPr>
            <w:webHidden/>
          </w:rPr>
          <w:tab/>
        </w:r>
        <w:r w:rsidR="001A5A68">
          <w:rPr>
            <w:webHidden/>
          </w:rPr>
          <w:fldChar w:fldCharType="begin"/>
        </w:r>
        <w:r w:rsidR="001A5A68">
          <w:rPr>
            <w:webHidden/>
          </w:rPr>
          <w:instrText xml:space="preserve"> PAGEREF _Toc496039796 \h </w:instrText>
        </w:r>
        <w:r w:rsidR="001A5A68">
          <w:rPr>
            <w:webHidden/>
          </w:rPr>
        </w:r>
        <w:r w:rsidR="001A5A68">
          <w:rPr>
            <w:webHidden/>
          </w:rPr>
          <w:fldChar w:fldCharType="separate"/>
        </w:r>
        <w:r w:rsidR="001A5A68">
          <w:rPr>
            <w:webHidden/>
          </w:rPr>
          <w:t>37</w:t>
        </w:r>
        <w:r w:rsidR="001A5A68">
          <w:rPr>
            <w:webHidden/>
          </w:rPr>
          <w:fldChar w:fldCharType="end"/>
        </w:r>
      </w:hyperlink>
    </w:p>
    <w:p w14:paraId="3D86BE5C" w14:textId="212E4539" w:rsidR="001A5A68" w:rsidRDefault="00B20F44">
      <w:pPr>
        <w:pStyle w:val="TableofFigures"/>
        <w:rPr>
          <w:rFonts w:asciiTheme="minorHAnsi" w:eastAsiaTheme="minorEastAsia" w:hAnsiTheme="minorHAnsi" w:cstheme="minorBidi"/>
          <w:sz w:val="22"/>
          <w:szCs w:val="22"/>
          <w:lang w:val="en-AU" w:eastAsia="en-AU"/>
        </w:rPr>
      </w:pPr>
      <w:hyperlink w:anchor="_Toc496039797" w:history="1">
        <w:r w:rsidR="001A5A68" w:rsidRPr="007C199D">
          <w:rPr>
            <w:rStyle w:val="Hyperlink"/>
            <w:rFonts w:eastAsiaTheme="majorEastAsia"/>
          </w:rPr>
          <w:t>Table 19: groups_users (PK = user_id, group_id)</w:t>
        </w:r>
        <w:r w:rsidR="001A5A68">
          <w:rPr>
            <w:webHidden/>
          </w:rPr>
          <w:tab/>
        </w:r>
        <w:r w:rsidR="001A5A68">
          <w:rPr>
            <w:webHidden/>
          </w:rPr>
          <w:fldChar w:fldCharType="begin"/>
        </w:r>
        <w:r w:rsidR="001A5A68">
          <w:rPr>
            <w:webHidden/>
          </w:rPr>
          <w:instrText xml:space="preserve"> PAGEREF _Toc496039797 \h </w:instrText>
        </w:r>
        <w:r w:rsidR="001A5A68">
          <w:rPr>
            <w:webHidden/>
          </w:rPr>
        </w:r>
        <w:r w:rsidR="001A5A68">
          <w:rPr>
            <w:webHidden/>
          </w:rPr>
          <w:fldChar w:fldCharType="separate"/>
        </w:r>
        <w:r w:rsidR="001A5A68">
          <w:rPr>
            <w:webHidden/>
          </w:rPr>
          <w:t>37</w:t>
        </w:r>
        <w:r w:rsidR="001A5A68">
          <w:rPr>
            <w:webHidden/>
          </w:rPr>
          <w:fldChar w:fldCharType="end"/>
        </w:r>
      </w:hyperlink>
    </w:p>
    <w:p w14:paraId="75419687" w14:textId="36795038" w:rsidR="001A5A68" w:rsidRDefault="00B20F44">
      <w:pPr>
        <w:pStyle w:val="TableofFigures"/>
        <w:rPr>
          <w:rFonts w:asciiTheme="minorHAnsi" w:eastAsiaTheme="minorEastAsia" w:hAnsiTheme="minorHAnsi" w:cstheme="minorBidi"/>
          <w:sz w:val="22"/>
          <w:szCs w:val="22"/>
          <w:lang w:val="en-AU" w:eastAsia="en-AU"/>
        </w:rPr>
      </w:pPr>
      <w:hyperlink w:anchor="_Toc496039798" w:history="1">
        <w:r w:rsidR="001A5A68" w:rsidRPr="007C199D">
          <w:rPr>
            <w:rStyle w:val="Hyperlink"/>
            <w:rFonts w:eastAsiaTheme="majorEastAsia"/>
          </w:rPr>
          <w:t>Table 20: groups_users imported keys</w:t>
        </w:r>
        <w:r w:rsidR="001A5A68">
          <w:rPr>
            <w:webHidden/>
          </w:rPr>
          <w:tab/>
        </w:r>
        <w:r w:rsidR="001A5A68">
          <w:rPr>
            <w:webHidden/>
          </w:rPr>
          <w:fldChar w:fldCharType="begin"/>
        </w:r>
        <w:r w:rsidR="001A5A68">
          <w:rPr>
            <w:webHidden/>
          </w:rPr>
          <w:instrText xml:space="preserve"> PAGEREF _Toc496039798 \h </w:instrText>
        </w:r>
        <w:r w:rsidR="001A5A68">
          <w:rPr>
            <w:webHidden/>
          </w:rPr>
        </w:r>
        <w:r w:rsidR="001A5A68">
          <w:rPr>
            <w:webHidden/>
          </w:rPr>
          <w:fldChar w:fldCharType="separate"/>
        </w:r>
        <w:r w:rsidR="001A5A68">
          <w:rPr>
            <w:webHidden/>
          </w:rPr>
          <w:t>37</w:t>
        </w:r>
        <w:r w:rsidR="001A5A68">
          <w:rPr>
            <w:webHidden/>
          </w:rPr>
          <w:fldChar w:fldCharType="end"/>
        </w:r>
      </w:hyperlink>
    </w:p>
    <w:p w14:paraId="7038A157" w14:textId="50A97505" w:rsidR="001A5A68" w:rsidRDefault="00B20F44">
      <w:pPr>
        <w:pStyle w:val="TableofFigures"/>
        <w:rPr>
          <w:rFonts w:asciiTheme="minorHAnsi" w:eastAsiaTheme="minorEastAsia" w:hAnsiTheme="minorHAnsi" w:cstheme="minorBidi"/>
          <w:sz w:val="22"/>
          <w:szCs w:val="22"/>
          <w:lang w:val="en-AU" w:eastAsia="en-AU"/>
        </w:rPr>
      </w:pPr>
      <w:hyperlink w:anchor="_Toc496039799" w:history="1">
        <w:r w:rsidR="001A5A68" w:rsidRPr="007C199D">
          <w:rPr>
            <w:rStyle w:val="Hyperlink"/>
            <w:rFonts w:eastAsiaTheme="majorEastAsia"/>
          </w:rPr>
          <w:t>Table 21: pictures (PK = id)</w:t>
        </w:r>
        <w:r w:rsidR="001A5A68">
          <w:rPr>
            <w:webHidden/>
          </w:rPr>
          <w:tab/>
        </w:r>
        <w:r w:rsidR="001A5A68">
          <w:rPr>
            <w:webHidden/>
          </w:rPr>
          <w:fldChar w:fldCharType="begin"/>
        </w:r>
        <w:r w:rsidR="001A5A68">
          <w:rPr>
            <w:webHidden/>
          </w:rPr>
          <w:instrText xml:space="preserve"> PAGEREF _Toc496039799 \h </w:instrText>
        </w:r>
        <w:r w:rsidR="001A5A68">
          <w:rPr>
            <w:webHidden/>
          </w:rPr>
        </w:r>
        <w:r w:rsidR="001A5A68">
          <w:rPr>
            <w:webHidden/>
          </w:rPr>
          <w:fldChar w:fldCharType="separate"/>
        </w:r>
        <w:r w:rsidR="001A5A68">
          <w:rPr>
            <w:webHidden/>
          </w:rPr>
          <w:t>37</w:t>
        </w:r>
        <w:r w:rsidR="001A5A68">
          <w:rPr>
            <w:webHidden/>
          </w:rPr>
          <w:fldChar w:fldCharType="end"/>
        </w:r>
      </w:hyperlink>
    </w:p>
    <w:p w14:paraId="479280D0" w14:textId="36B07087" w:rsidR="001A5A68" w:rsidRDefault="00B20F44">
      <w:pPr>
        <w:pStyle w:val="TableofFigures"/>
        <w:rPr>
          <w:rFonts w:asciiTheme="minorHAnsi" w:eastAsiaTheme="minorEastAsia" w:hAnsiTheme="minorHAnsi" w:cstheme="minorBidi"/>
          <w:sz w:val="22"/>
          <w:szCs w:val="22"/>
          <w:lang w:val="en-AU" w:eastAsia="en-AU"/>
        </w:rPr>
      </w:pPr>
      <w:hyperlink w:anchor="_Toc496039800" w:history="1">
        <w:r w:rsidR="001A5A68" w:rsidRPr="007C199D">
          <w:rPr>
            <w:rStyle w:val="Hyperlink"/>
            <w:rFonts w:eastAsiaTheme="majorEastAsia"/>
          </w:rPr>
          <w:t>Table 22: pictures exported keys</w:t>
        </w:r>
        <w:r w:rsidR="001A5A68">
          <w:rPr>
            <w:webHidden/>
          </w:rPr>
          <w:tab/>
        </w:r>
        <w:r w:rsidR="001A5A68">
          <w:rPr>
            <w:webHidden/>
          </w:rPr>
          <w:fldChar w:fldCharType="begin"/>
        </w:r>
        <w:r w:rsidR="001A5A68">
          <w:rPr>
            <w:webHidden/>
          </w:rPr>
          <w:instrText xml:space="preserve"> PAGEREF _Toc496039800 \h </w:instrText>
        </w:r>
        <w:r w:rsidR="001A5A68">
          <w:rPr>
            <w:webHidden/>
          </w:rPr>
        </w:r>
        <w:r w:rsidR="001A5A68">
          <w:rPr>
            <w:webHidden/>
          </w:rPr>
          <w:fldChar w:fldCharType="separate"/>
        </w:r>
        <w:r w:rsidR="001A5A68">
          <w:rPr>
            <w:webHidden/>
          </w:rPr>
          <w:t>38</w:t>
        </w:r>
        <w:r w:rsidR="001A5A68">
          <w:rPr>
            <w:webHidden/>
          </w:rPr>
          <w:fldChar w:fldCharType="end"/>
        </w:r>
      </w:hyperlink>
    </w:p>
    <w:p w14:paraId="5EDA0104" w14:textId="29B51950" w:rsidR="001A5A68" w:rsidRDefault="00B20F44">
      <w:pPr>
        <w:pStyle w:val="TableofFigures"/>
        <w:rPr>
          <w:rFonts w:asciiTheme="minorHAnsi" w:eastAsiaTheme="minorEastAsia" w:hAnsiTheme="minorHAnsi" w:cstheme="minorBidi"/>
          <w:sz w:val="22"/>
          <w:szCs w:val="22"/>
          <w:lang w:val="en-AU" w:eastAsia="en-AU"/>
        </w:rPr>
      </w:pPr>
      <w:hyperlink w:anchor="_Toc496039802" w:history="1">
        <w:r w:rsidR="001A5A68" w:rsidRPr="007C199D">
          <w:rPr>
            <w:rStyle w:val="Hyperlink"/>
            <w:rFonts w:eastAsiaTheme="majorEastAsia"/>
          </w:rPr>
          <w:t>Table 23: positions (PK = id)</w:t>
        </w:r>
        <w:r w:rsidR="001A5A68">
          <w:rPr>
            <w:webHidden/>
          </w:rPr>
          <w:tab/>
        </w:r>
        <w:r w:rsidR="001A5A68">
          <w:rPr>
            <w:webHidden/>
          </w:rPr>
          <w:fldChar w:fldCharType="begin"/>
        </w:r>
        <w:r w:rsidR="001A5A68">
          <w:rPr>
            <w:webHidden/>
          </w:rPr>
          <w:instrText xml:space="preserve"> PAGEREF _Toc496039802 \h </w:instrText>
        </w:r>
        <w:r w:rsidR="001A5A68">
          <w:rPr>
            <w:webHidden/>
          </w:rPr>
        </w:r>
        <w:r w:rsidR="001A5A68">
          <w:rPr>
            <w:webHidden/>
          </w:rPr>
          <w:fldChar w:fldCharType="separate"/>
        </w:r>
        <w:r w:rsidR="001A5A68">
          <w:rPr>
            <w:webHidden/>
          </w:rPr>
          <w:t>38</w:t>
        </w:r>
        <w:r w:rsidR="001A5A68">
          <w:rPr>
            <w:webHidden/>
          </w:rPr>
          <w:fldChar w:fldCharType="end"/>
        </w:r>
      </w:hyperlink>
    </w:p>
    <w:p w14:paraId="6C65EF4F" w14:textId="3482AE90" w:rsidR="001A5A68" w:rsidRDefault="00B20F44">
      <w:pPr>
        <w:pStyle w:val="TableofFigures"/>
        <w:rPr>
          <w:rFonts w:asciiTheme="minorHAnsi" w:eastAsiaTheme="minorEastAsia" w:hAnsiTheme="minorHAnsi" w:cstheme="minorBidi"/>
          <w:sz w:val="22"/>
          <w:szCs w:val="22"/>
          <w:lang w:val="en-AU" w:eastAsia="en-AU"/>
        </w:rPr>
      </w:pPr>
      <w:hyperlink w:anchor="_Toc496039803" w:history="1">
        <w:r w:rsidR="001A5A68" w:rsidRPr="007C199D">
          <w:rPr>
            <w:rStyle w:val="Hyperlink"/>
            <w:rFonts w:eastAsiaTheme="majorEastAsia"/>
          </w:rPr>
          <w:t>Table 24: positions imported keys</w:t>
        </w:r>
        <w:r w:rsidR="001A5A68">
          <w:rPr>
            <w:webHidden/>
          </w:rPr>
          <w:tab/>
        </w:r>
        <w:r w:rsidR="001A5A68">
          <w:rPr>
            <w:webHidden/>
          </w:rPr>
          <w:fldChar w:fldCharType="begin"/>
        </w:r>
        <w:r w:rsidR="001A5A68">
          <w:rPr>
            <w:webHidden/>
          </w:rPr>
          <w:instrText xml:space="preserve"> PAGEREF _Toc496039803 \h </w:instrText>
        </w:r>
        <w:r w:rsidR="001A5A68">
          <w:rPr>
            <w:webHidden/>
          </w:rPr>
        </w:r>
        <w:r w:rsidR="001A5A68">
          <w:rPr>
            <w:webHidden/>
          </w:rPr>
          <w:fldChar w:fldCharType="separate"/>
        </w:r>
        <w:r w:rsidR="001A5A68">
          <w:rPr>
            <w:webHidden/>
          </w:rPr>
          <w:t>38</w:t>
        </w:r>
        <w:r w:rsidR="001A5A68">
          <w:rPr>
            <w:webHidden/>
          </w:rPr>
          <w:fldChar w:fldCharType="end"/>
        </w:r>
      </w:hyperlink>
    </w:p>
    <w:p w14:paraId="1D9AA961" w14:textId="4339842D" w:rsidR="001A5A68" w:rsidRDefault="00B20F44">
      <w:pPr>
        <w:pStyle w:val="TableofFigures"/>
        <w:rPr>
          <w:rFonts w:asciiTheme="minorHAnsi" w:eastAsiaTheme="minorEastAsia" w:hAnsiTheme="minorHAnsi" w:cstheme="minorBidi"/>
          <w:sz w:val="22"/>
          <w:szCs w:val="22"/>
          <w:lang w:val="en-AU" w:eastAsia="en-AU"/>
        </w:rPr>
      </w:pPr>
      <w:hyperlink w:anchor="_Toc496039804" w:history="1">
        <w:r w:rsidR="001A5A68" w:rsidRPr="007C199D">
          <w:rPr>
            <w:rStyle w:val="Hyperlink"/>
            <w:rFonts w:eastAsiaTheme="majorEastAsia"/>
          </w:rPr>
          <w:t>Table 25: positions exported keys</w:t>
        </w:r>
        <w:r w:rsidR="001A5A68">
          <w:rPr>
            <w:webHidden/>
          </w:rPr>
          <w:tab/>
        </w:r>
        <w:r w:rsidR="001A5A68">
          <w:rPr>
            <w:webHidden/>
          </w:rPr>
          <w:fldChar w:fldCharType="begin"/>
        </w:r>
        <w:r w:rsidR="001A5A68">
          <w:rPr>
            <w:webHidden/>
          </w:rPr>
          <w:instrText xml:space="preserve"> PAGEREF _Toc496039804 \h </w:instrText>
        </w:r>
        <w:r w:rsidR="001A5A68">
          <w:rPr>
            <w:webHidden/>
          </w:rPr>
        </w:r>
        <w:r w:rsidR="001A5A68">
          <w:rPr>
            <w:webHidden/>
          </w:rPr>
          <w:fldChar w:fldCharType="separate"/>
        </w:r>
        <w:r w:rsidR="001A5A68">
          <w:rPr>
            <w:webHidden/>
          </w:rPr>
          <w:t>38</w:t>
        </w:r>
        <w:r w:rsidR="001A5A68">
          <w:rPr>
            <w:webHidden/>
          </w:rPr>
          <w:fldChar w:fldCharType="end"/>
        </w:r>
      </w:hyperlink>
    </w:p>
    <w:p w14:paraId="5160B57F" w14:textId="74FE21D7" w:rsidR="001A5A68" w:rsidRDefault="00B20F44">
      <w:pPr>
        <w:pStyle w:val="TableofFigures"/>
        <w:rPr>
          <w:rFonts w:asciiTheme="minorHAnsi" w:eastAsiaTheme="minorEastAsia" w:hAnsiTheme="minorHAnsi" w:cstheme="minorBidi"/>
          <w:sz w:val="22"/>
          <w:szCs w:val="22"/>
          <w:lang w:val="en-AU" w:eastAsia="en-AU"/>
        </w:rPr>
      </w:pPr>
      <w:hyperlink w:anchor="_Toc496039805" w:history="1">
        <w:r w:rsidR="001A5A68" w:rsidRPr="007C199D">
          <w:rPr>
            <w:rStyle w:val="Hyperlink"/>
            <w:rFonts w:eastAsiaTheme="majorEastAsia"/>
          </w:rPr>
          <w:t>Table 26: reports (PK = id)</w:t>
        </w:r>
        <w:r w:rsidR="001A5A68">
          <w:rPr>
            <w:webHidden/>
          </w:rPr>
          <w:tab/>
        </w:r>
        <w:r w:rsidR="001A5A68">
          <w:rPr>
            <w:webHidden/>
          </w:rPr>
          <w:fldChar w:fldCharType="begin"/>
        </w:r>
        <w:r w:rsidR="001A5A68">
          <w:rPr>
            <w:webHidden/>
          </w:rPr>
          <w:instrText xml:space="preserve"> PAGEREF _Toc496039805 \h </w:instrText>
        </w:r>
        <w:r w:rsidR="001A5A68">
          <w:rPr>
            <w:webHidden/>
          </w:rPr>
        </w:r>
        <w:r w:rsidR="001A5A68">
          <w:rPr>
            <w:webHidden/>
          </w:rPr>
          <w:fldChar w:fldCharType="separate"/>
        </w:r>
        <w:r w:rsidR="001A5A68">
          <w:rPr>
            <w:webHidden/>
          </w:rPr>
          <w:t>38</w:t>
        </w:r>
        <w:r w:rsidR="001A5A68">
          <w:rPr>
            <w:webHidden/>
          </w:rPr>
          <w:fldChar w:fldCharType="end"/>
        </w:r>
      </w:hyperlink>
    </w:p>
    <w:p w14:paraId="061F9904" w14:textId="53573463" w:rsidR="001A5A68" w:rsidRDefault="00B20F44">
      <w:pPr>
        <w:pStyle w:val="TableofFigures"/>
        <w:rPr>
          <w:rFonts w:asciiTheme="minorHAnsi" w:eastAsiaTheme="minorEastAsia" w:hAnsiTheme="minorHAnsi" w:cstheme="minorBidi"/>
          <w:sz w:val="22"/>
          <w:szCs w:val="22"/>
          <w:lang w:val="en-AU" w:eastAsia="en-AU"/>
        </w:rPr>
      </w:pPr>
      <w:hyperlink w:anchor="_Toc496039806" w:history="1">
        <w:r w:rsidR="001A5A68" w:rsidRPr="007C199D">
          <w:rPr>
            <w:rStyle w:val="Hyperlink"/>
            <w:rFonts w:eastAsiaTheme="majorEastAsia"/>
          </w:rPr>
          <w:t>Table 27: reports exported keys</w:t>
        </w:r>
        <w:r w:rsidR="001A5A68">
          <w:rPr>
            <w:webHidden/>
          </w:rPr>
          <w:tab/>
        </w:r>
        <w:r w:rsidR="001A5A68">
          <w:rPr>
            <w:webHidden/>
          </w:rPr>
          <w:fldChar w:fldCharType="begin"/>
        </w:r>
        <w:r w:rsidR="001A5A68">
          <w:rPr>
            <w:webHidden/>
          </w:rPr>
          <w:instrText xml:space="preserve"> PAGEREF _Toc496039806 \h </w:instrText>
        </w:r>
        <w:r w:rsidR="001A5A68">
          <w:rPr>
            <w:webHidden/>
          </w:rPr>
        </w:r>
        <w:r w:rsidR="001A5A68">
          <w:rPr>
            <w:webHidden/>
          </w:rPr>
          <w:fldChar w:fldCharType="separate"/>
        </w:r>
        <w:r w:rsidR="001A5A68">
          <w:rPr>
            <w:webHidden/>
          </w:rPr>
          <w:t>39</w:t>
        </w:r>
        <w:r w:rsidR="001A5A68">
          <w:rPr>
            <w:webHidden/>
          </w:rPr>
          <w:fldChar w:fldCharType="end"/>
        </w:r>
      </w:hyperlink>
    </w:p>
    <w:p w14:paraId="053DD3B2" w14:textId="3BBAD028" w:rsidR="001A5A68" w:rsidRDefault="00B20F44">
      <w:pPr>
        <w:pStyle w:val="TableofFigures"/>
        <w:rPr>
          <w:rFonts w:asciiTheme="minorHAnsi" w:eastAsiaTheme="minorEastAsia" w:hAnsiTheme="minorHAnsi" w:cstheme="minorBidi"/>
          <w:sz w:val="22"/>
          <w:szCs w:val="22"/>
          <w:lang w:val="en-AU" w:eastAsia="en-AU"/>
        </w:rPr>
      </w:pPr>
      <w:hyperlink w:anchor="_Toc496039807" w:history="1">
        <w:r w:rsidR="001A5A68" w:rsidRPr="007C199D">
          <w:rPr>
            <w:rStyle w:val="Hyperlink"/>
            <w:rFonts w:eastAsiaTheme="majorEastAsia"/>
          </w:rPr>
          <w:t>Table 28: reports_devices (PK = report_id, device_id)</w:t>
        </w:r>
        <w:r w:rsidR="001A5A68">
          <w:rPr>
            <w:webHidden/>
          </w:rPr>
          <w:tab/>
        </w:r>
        <w:r w:rsidR="001A5A68">
          <w:rPr>
            <w:webHidden/>
          </w:rPr>
          <w:fldChar w:fldCharType="begin"/>
        </w:r>
        <w:r w:rsidR="001A5A68">
          <w:rPr>
            <w:webHidden/>
          </w:rPr>
          <w:instrText xml:space="preserve"> PAGEREF _Toc496039807 \h </w:instrText>
        </w:r>
        <w:r w:rsidR="001A5A68">
          <w:rPr>
            <w:webHidden/>
          </w:rPr>
        </w:r>
        <w:r w:rsidR="001A5A68">
          <w:rPr>
            <w:webHidden/>
          </w:rPr>
          <w:fldChar w:fldCharType="separate"/>
        </w:r>
        <w:r w:rsidR="001A5A68">
          <w:rPr>
            <w:webHidden/>
          </w:rPr>
          <w:t>39</w:t>
        </w:r>
        <w:r w:rsidR="001A5A68">
          <w:rPr>
            <w:webHidden/>
          </w:rPr>
          <w:fldChar w:fldCharType="end"/>
        </w:r>
      </w:hyperlink>
    </w:p>
    <w:p w14:paraId="2FEF11B5" w14:textId="4587A950" w:rsidR="001A5A68" w:rsidRDefault="00B20F44">
      <w:pPr>
        <w:pStyle w:val="TableofFigures"/>
        <w:rPr>
          <w:rFonts w:asciiTheme="minorHAnsi" w:eastAsiaTheme="minorEastAsia" w:hAnsiTheme="minorHAnsi" w:cstheme="minorBidi"/>
          <w:sz w:val="22"/>
          <w:szCs w:val="22"/>
          <w:lang w:val="en-AU" w:eastAsia="en-AU"/>
        </w:rPr>
      </w:pPr>
      <w:hyperlink w:anchor="_Toc496039808" w:history="1">
        <w:r w:rsidR="001A5A68" w:rsidRPr="007C199D">
          <w:rPr>
            <w:rStyle w:val="Hyperlink"/>
            <w:rFonts w:eastAsiaTheme="majorEastAsia"/>
          </w:rPr>
          <w:t>Table 29: reports_devices imported keys</w:t>
        </w:r>
        <w:r w:rsidR="001A5A68">
          <w:rPr>
            <w:webHidden/>
          </w:rPr>
          <w:tab/>
        </w:r>
        <w:r w:rsidR="001A5A68">
          <w:rPr>
            <w:webHidden/>
          </w:rPr>
          <w:fldChar w:fldCharType="begin"/>
        </w:r>
        <w:r w:rsidR="001A5A68">
          <w:rPr>
            <w:webHidden/>
          </w:rPr>
          <w:instrText xml:space="preserve"> PAGEREF _Toc496039808 \h </w:instrText>
        </w:r>
        <w:r w:rsidR="001A5A68">
          <w:rPr>
            <w:webHidden/>
          </w:rPr>
        </w:r>
        <w:r w:rsidR="001A5A68">
          <w:rPr>
            <w:webHidden/>
          </w:rPr>
          <w:fldChar w:fldCharType="separate"/>
        </w:r>
        <w:r w:rsidR="001A5A68">
          <w:rPr>
            <w:webHidden/>
          </w:rPr>
          <w:t>39</w:t>
        </w:r>
        <w:r w:rsidR="001A5A68">
          <w:rPr>
            <w:webHidden/>
          </w:rPr>
          <w:fldChar w:fldCharType="end"/>
        </w:r>
      </w:hyperlink>
    </w:p>
    <w:p w14:paraId="356B0EB9" w14:textId="5E37A85F" w:rsidR="001A5A68" w:rsidRDefault="00B20F44">
      <w:pPr>
        <w:pStyle w:val="TableofFigures"/>
        <w:rPr>
          <w:rFonts w:asciiTheme="minorHAnsi" w:eastAsiaTheme="minorEastAsia" w:hAnsiTheme="minorHAnsi" w:cstheme="minorBidi"/>
          <w:sz w:val="22"/>
          <w:szCs w:val="22"/>
          <w:lang w:val="en-AU" w:eastAsia="en-AU"/>
        </w:rPr>
      </w:pPr>
      <w:hyperlink w:anchor="_Toc496039810" w:history="1">
        <w:r w:rsidR="001A5A68" w:rsidRPr="007C199D">
          <w:rPr>
            <w:rStyle w:val="Hyperlink"/>
            <w:rFonts w:eastAsiaTheme="majorEastAsia"/>
          </w:rPr>
          <w:t>Table 30: reports_groups (PK = report_id, group_id)</w:t>
        </w:r>
        <w:r w:rsidR="001A5A68">
          <w:rPr>
            <w:webHidden/>
          </w:rPr>
          <w:tab/>
        </w:r>
        <w:r w:rsidR="001A5A68">
          <w:rPr>
            <w:webHidden/>
          </w:rPr>
          <w:fldChar w:fldCharType="begin"/>
        </w:r>
        <w:r w:rsidR="001A5A68">
          <w:rPr>
            <w:webHidden/>
          </w:rPr>
          <w:instrText xml:space="preserve"> PAGEREF _Toc496039810 \h </w:instrText>
        </w:r>
        <w:r w:rsidR="001A5A68">
          <w:rPr>
            <w:webHidden/>
          </w:rPr>
        </w:r>
        <w:r w:rsidR="001A5A68">
          <w:rPr>
            <w:webHidden/>
          </w:rPr>
          <w:fldChar w:fldCharType="separate"/>
        </w:r>
        <w:r w:rsidR="001A5A68">
          <w:rPr>
            <w:webHidden/>
          </w:rPr>
          <w:t>39</w:t>
        </w:r>
        <w:r w:rsidR="001A5A68">
          <w:rPr>
            <w:webHidden/>
          </w:rPr>
          <w:fldChar w:fldCharType="end"/>
        </w:r>
      </w:hyperlink>
    </w:p>
    <w:p w14:paraId="6720ABE4" w14:textId="26812C04" w:rsidR="001A5A68" w:rsidRDefault="00B20F44">
      <w:pPr>
        <w:pStyle w:val="TableofFigures"/>
        <w:rPr>
          <w:rFonts w:asciiTheme="minorHAnsi" w:eastAsiaTheme="minorEastAsia" w:hAnsiTheme="minorHAnsi" w:cstheme="minorBidi"/>
          <w:sz w:val="22"/>
          <w:szCs w:val="22"/>
          <w:lang w:val="en-AU" w:eastAsia="en-AU"/>
        </w:rPr>
      </w:pPr>
      <w:hyperlink w:anchor="_Toc496039811" w:history="1">
        <w:r w:rsidR="001A5A68" w:rsidRPr="007C199D">
          <w:rPr>
            <w:rStyle w:val="Hyperlink"/>
            <w:rFonts w:eastAsiaTheme="majorEastAsia"/>
          </w:rPr>
          <w:t>Table 31: reports_groups imported keys</w:t>
        </w:r>
        <w:r w:rsidR="001A5A68">
          <w:rPr>
            <w:webHidden/>
          </w:rPr>
          <w:tab/>
        </w:r>
        <w:r w:rsidR="001A5A68">
          <w:rPr>
            <w:webHidden/>
          </w:rPr>
          <w:fldChar w:fldCharType="begin"/>
        </w:r>
        <w:r w:rsidR="001A5A68">
          <w:rPr>
            <w:webHidden/>
          </w:rPr>
          <w:instrText xml:space="preserve"> PAGEREF _Toc496039811 \h </w:instrText>
        </w:r>
        <w:r w:rsidR="001A5A68">
          <w:rPr>
            <w:webHidden/>
          </w:rPr>
        </w:r>
        <w:r w:rsidR="001A5A68">
          <w:rPr>
            <w:webHidden/>
          </w:rPr>
          <w:fldChar w:fldCharType="separate"/>
        </w:r>
        <w:r w:rsidR="001A5A68">
          <w:rPr>
            <w:webHidden/>
          </w:rPr>
          <w:t>39</w:t>
        </w:r>
        <w:r w:rsidR="001A5A68">
          <w:rPr>
            <w:webHidden/>
          </w:rPr>
          <w:fldChar w:fldCharType="end"/>
        </w:r>
      </w:hyperlink>
    </w:p>
    <w:p w14:paraId="6B6F4994" w14:textId="73B1ACEE" w:rsidR="001A5A68" w:rsidRDefault="00B20F44">
      <w:pPr>
        <w:pStyle w:val="TableofFigures"/>
        <w:rPr>
          <w:rFonts w:asciiTheme="minorHAnsi" w:eastAsiaTheme="minorEastAsia" w:hAnsiTheme="minorHAnsi" w:cstheme="minorBidi"/>
          <w:sz w:val="22"/>
          <w:szCs w:val="22"/>
          <w:lang w:val="en-AU" w:eastAsia="en-AU"/>
        </w:rPr>
      </w:pPr>
      <w:hyperlink w:anchor="_Toc496039812" w:history="1">
        <w:r w:rsidR="001A5A68" w:rsidRPr="007C199D">
          <w:rPr>
            <w:rStyle w:val="Hyperlink"/>
            <w:rFonts w:eastAsiaTheme="majorEastAsia"/>
          </w:rPr>
          <w:t>Table 32: reports_users (PK = user_id, report_id)</w:t>
        </w:r>
        <w:r w:rsidR="001A5A68">
          <w:rPr>
            <w:webHidden/>
          </w:rPr>
          <w:tab/>
        </w:r>
        <w:r w:rsidR="001A5A68">
          <w:rPr>
            <w:webHidden/>
          </w:rPr>
          <w:fldChar w:fldCharType="begin"/>
        </w:r>
        <w:r w:rsidR="001A5A68">
          <w:rPr>
            <w:webHidden/>
          </w:rPr>
          <w:instrText xml:space="preserve"> PAGEREF _Toc496039812 \h </w:instrText>
        </w:r>
        <w:r w:rsidR="001A5A68">
          <w:rPr>
            <w:webHidden/>
          </w:rPr>
        </w:r>
        <w:r w:rsidR="001A5A68">
          <w:rPr>
            <w:webHidden/>
          </w:rPr>
          <w:fldChar w:fldCharType="separate"/>
        </w:r>
        <w:r w:rsidR="001A5A68">
          <w:rPr>
            <w:webHidden/>
          </w:rPr>
          <w:t>39</w:t>
        </w:r>
        <w:r w:rsidR="001A5A68">
          <w:rPr>
            <w:webHidden/>
          </w:rPr>
          <w:fldChar w:fldCharType="end"/>
        </w:r>
      </w:hyperlink>
    </w:p>
    <w:p w14:paraId="2766A75B" w14:textId="4D47D90D" w:rsidR="001A5A68" w:rsidRDefault="00B20F44">
      <w:pPr>
        <w:pStyle w:val="TableofFigures"/>
        <w:rPr>
          <w:rFonts w:asciiTheme="minorHAnsi" w:eastAsiaTheme="minorEastAsia" w:hAnsiTheme="minorHAnsi" w:cstheme="minorBidi"/>
          <w:sz w:val="22"/>
          <w:szCs w:val="22"/>
          <w:lang w:val="en-AU" w:eastAsia="en-AU"/>
        </w:rPr>
      </w:pPr>
      <w:hyperlink w:anchor="_Toc496039813" w:history="1">
        <w:r w:rsidR="001A5A68" w:rsidRPr="007C199D">
          <w:rPr>
            <w:rStyle w:val="Hyperlink"/>
            <w:rFonts w:eastAsiaTheme="majorEastAsia"/>
          </w:rPr>
          <w:t>Table 33: reports_users imported keys</w:t>
        </w:r>
        <w:r w:rsidR="001A5A68">
          <w:rPr>
            <w:webHidden/>
          </w:rPr>
          <w:tab/>
        </w:r>
        <w:r w:rsidR="001A5A68">
          <w:rPr>
            <w:webHidden/>
          </w:rPr>
          <w:fldChar w:fldCharType="begin"/>
        </w:r>
        <w:r w:rsidR="001A5A68">
          <w:rPr>
            <w:webHidden/>
          </w:rPr>
          <w:instrText xml:space="preserve"> PAGEREF _Toc496039813 \h </w:instrText>
        </w:r>
        <w:r w:rsidR="001A5A68">
          <w:rPr>
            <w:webHidden/>
          </w:rPr>
        </w:r>
        <w:r w:rsidR="001A5A68">
          <w:rPr>
            <w:webHidden/>
          </w:rPr>
          <w:fldChar w:fldCharType="separate"/>
        </w:r>
        <w:r w:rsidR="001A5A68">
          <w:rPr>
            <w:webHidden/>
          </w:rPr>
          <w:t>39</w:t>
        </w:r>
        <w:r w:rsidR="001A5A68">
          <w:rPr>
            <w:webHidden/>
          </w:rPr>
          <w:fldChar w:fldCharType="end"/>
        </w:r>
      </w:hyperlink>
    </w:p>
    <w:p w14:paraId="282F19D0" w14:textId="40E8982A" w:rsidR="001A5A68" w:rsidRDefault="00B20F44">
      <w:pPr>
        <w:pStyle w:val="TableofFigures"/>
        <w:rPr>
          <w:rFonts w:asciiTheme="minorHAnsi" w:eastAsiaTheme="minorEastAsia" w:hAnsiTheme="minorHAnsi" w:cstheme="minorBidi"/>
          <w:sz w:val="22"/>
          <w:szCs w:val="22"/>
          <w:lang w:val="en-AU" w:eastAsia="en-AU"/>
        </w:rPr>
      </w:pPr>
      <w:hyperlink w:anchor="_Toc496039814" w:history="1">
        <w:r w:rsidR="001A5A68" w:rsidRPr="007C199D">
          <w:rPr>
            <w:rStyle w:val="Hyperlink"/>
            <w:rFonts w:eastAsiaTheme="majorEastAsia"/>
          </w:rPr>
          <w:t>Table 34: ui_state (PK = id)</w:t>
        </w:r>
        <w:r w:rsidR="001A5A68">
          <w:rPr>
            <w:webHidden/>
          </w:rPr>
          <w:tab/>
        </w:r>
        <w:r w:rsidR="001A5A68">
          <w:rPr>
            <w:webHidden/>
          </w:rPr>
          <w:fldChar w:fldCharType="begin"/>
        </w:r>
        <w:r w:rsidR="001A5A68">
          <w:rPr>
            <w:webHidden/>
          </w:rPr>
          <w:instrText xml:space="preserve"> PAGEREF _Toc496039814 \h </w:instrText>
        </w:r>
        <w:r w:rsidR="001A5A68">
          <w:rPr>
            <w:webHidden/>
          </w:rPr>
        </w:r>
        <w:r w:rsidR="001A5A68">
          <w:rPr>
            <w:webHidden/>
          </w:rPr>
          <w:fldChar w:fldCharType="separate"/>
        </w:r>
        <w:r w:rsidR="001A5A68">
          <w:rPr>
            <w:webHidden/>
          </w:rPr>
          <w:t>39</w:t>
        </w:r>
        <w:r w:rsidR="001A5A68">
          <w:rPr>
            <w:webHidden/>
          </w:rPr>
          <w:fldChar w:fldCharType="end"/>
        </w:r>
      </w:hyperlink>
    </w:p>
    <w:p w14:paraId="31FE0C8A" w14:textId="64DAF46E" w:rsidR="001A5A68" w:rsidRDefault="00B20F44">
      <w:pPr>
        <w:pStyle w:val="TableofFigures"/>
        <w:rPr>
          <w:rFonts w:asciiTheme="minorHAnsi" w:eastAsiaTheme="minorEastAsia" w:hAnsiTheme="minorHAnsi" w:cstheme="minorBidi"/>
          <w:sz w:val="22"/>
          <w:szCs w:val="22"/>
          <w:lang w:val="en-AU" w:eastAsia="en-AU"/>
        </w:rPr>
      </w:pPr>
      <w:hyperlink w:anchor="_Toc496039815" w:history="1">
        <w:r w:rsidR="001A5A68" w:rsidRPr="007C199D">
          <w:rPr>
            <w:rStyle w:val="Hyperlink"/>
            <w:rFonts w:eastAsiaTheme="majorEastAsia"/>
          </w:rPr>
          <w:t>Table 35: ui_state imported keys</w:t>
        </w:r>
        <w:r w:rsidR="001A5A68">
          <w:rPr>
            <w:webHidden/>
          </w:rPr>
          <w:tab/>
        </w:r>
        <w:r w:rsidR="001A5A68">
          <w:rPr>
            <w:webHidden/>
          </w:rPr>
          <w:fldChar w:fldCharType="begin"/>
        </w:r>
        <w:r w:rsidR="001A5A68">
          <w:rPr>
            <w:webHidden/>
          </w:rPr>
          <w:instrText xml:space="preserve"> PAGEREF _Toc496039815 \h </w:instrText>
        </w:r>
        <w:r w:rsidR="001A5A68">
          <w:rPr>
            <w:webHidden/>
          </w:rPr>
        </w:r>
        <w:r w:rsidR="001A5A68">
          <w:rPr>
            <w:webHidden/>
          </w:rPr>
          <w:fldChar w:fldCharType="separate"/>
        </w:r>
        <w:r w:rsidR="001A5A68">
          <w:rPr>
            <w:webHidden/>
          </w:rPr>
          <w:t>39</w:t>
        </w:r>
        <w:r w:rsidR="001A5A68">
          <w:rPr>
            <w:webHidden/>
          </w:rPr>
          <w:fldChar w:fldCharType="end"/>
        </w:r>
      </w:hyperlink>
    </w:p>
    <w:p w14:paraId="7A33EB03" w14:textId="350C5D54" w:rsidR="001A5A68" w:rsidRDefault="00B20F44">
      <w:pPr>
        <w:pStyle w:val="TableofFigures"/>
        <w:rPr>
          <w:rFonts w:asciiTheme="minorHAnsi" w:eastAsiaTheme="minorEastAsia" w:hAnsiTheme="minorHAnsi" w:cstheme="minorBidi"/>
          <w:sz w:val="22"/>
          <w:szCs w:val="22"/>
          <w:lang w:val="en-AU" w:eastAsia="en-AU"/>
        </w:rPr>
      </w:pPr>
      <w:hyperlink w:anchor="_Toc496039816" w:history="1">
        <w:r w:rsidR="001A5A68" w:rsidRPr="007C199D">
          <w:rPr>
            <w:rStyle w:val="Hyperlink"/>
            <w:rFonts w:eastAsiaTheme="majorEastAsia"/>
          </w:rPr>
          <w:t>Table 36: user_settings (PK = id)</w:t>
        </w:r>
        <w:r w:rsidR="001A5A68">
          <w:rPr>
            <w:webHidden/>
          </w:rPr>
          <w:tab/>
        </w:r>
        <w:r w:rsidR="001A5A68">
          <w:rPr>
            <w:webHidden/>
          </w:rPr>
          <w:fldChar w:fldCharType="begin"/>
        </w:r>
        <w:r w:rsidR="001A5A68">
          <w:rPr>
            <w:webHidden/>
          </w:rPr>
          <w:instrText xml:space="preserve"> PAGEREF _Toc496039816 \h </w:instrText>
        </w:r>
        <w:r w:rsidR="001A5A68">
          <w:rPr>
            <w:webHidden/>
          </w:rPr>
        </w:r>
        <w:r w:rsidR="001A5A68">
          <w:rPr>
            <w:webHidden/>
          </w:rPr>
          <w:fldChar w:fldCharType="separate"/>
        </w:r>
        <w:r w:rsidR="001A5A68">
          <w:rPr>
            <w:webHidden/>
          </w:rPr>
          <w:t>40</w:t>
        </w:r>
        <w:r w:rsidR="001A5A68">
          <w:rPr>
            <w:webHidden/>
          </w:rPr>
          <w:fldChar w:fldCharType="end"/>
        </w:r>
      </w:hyperlink>
    </w:p>
    <w:p w14:paraId="34CBCCF9" w14:textId="0232C9BA" w:rsidR="001A5A68" w:rsidRDefault="00B20F44">
      <w:pPr>
        <w:pStyle w:val="TableofFigures"/>
        <w:rPr>
          <w:rFonts w:asciiTheme="minorHAnsi" w:eastAsiaTheme="minorEastAsia" w:hAnsiTheme="minorHAnsi" w:cstheme="minorBidi"/>
          <w:sz w:val="22"/>
          <w:szCs w:val="22"/>
          <w:lang w:val="en-AU" w:eastAsia="en-AU"/>
        </w:rPr>
      </w:pPr>
      <w:hyperlink w:anchor="_Toc496039817" w:history="1">
        <w:r w:rsidR="001A5A68" w:rsidRPr="007C199D">
          <w:rPr>
            <w:rStyle w:val="Hyperlink"/>
            <w:rFonts w:eastAsiaTheme="majorEastAsia"/>
          </w:rPr>
          <w:t>Table 37: user_settings exported keys</w:t>
        </w:r>
        <w:r w:rsidR="001A5A68">
          <w:rPr>
            <w:webHidden/>
          </w:rPr>
          <w:tab/>
        </w:r>
        <w:r w:rsidR="001A5A68">
          <w:rPr>
            <w:webHidden/>
          </w:rPr>
          <w:fldChar w:fldCharType="begin"/>
        </w:r>
        <w:r w:rsidR="001A5A68">
          <w:rPr>
            <w:webHidden/>
          </w:rPr>
          <w:instrText xml:space="preserve"> PAGEREF _Toc496039817 \h </w:instrText>
        </w:r>
        <w:r w:rsidR="001A5A68">
          <w:rPr>
            <w:webHidden/>
          </w:rPr>
        </w:r>
        <w:r w:rsidR="001A5A68">
          <w:rPr>
            <w:webHidden/>
          </w:rPr>
          <w:fldChar w:fldCharType="separate"/>
        </w:r>
        <w:r w:rsidR="001A5A68">
          <w:rPr>
            <w:webHidden/>
          </w:rPr>
          <w:t>40</w:t>
        </w:r>
        <w:r w:rsidR="001A5A68">
          <w:rPr>
            <w:webHidden/>
          </w:rPr>
          <w:fldChar w:fldCharType="end"/>
        </w:r>
      </w:hyperlink>
    </w:p>
    <w:p w14:paraId="0983421B" w14:textId="38CE39B1" w:rsidR="001A5A68" w:rsidRDefault="00B20F44">
      <w:pPr>
        <w:pStyle w:val="TableofFigures"/>
        <w:rPr>
          <w:rFonts w:asciiTheme="minorHAnsi" w:eastAsiaTheme="minorEastAsia" w:hAnsiTheme="minorHAnsi" w:cstheme="minorBidi"/>
          <w:sz w:val="22"/>
          <w:szCs w:val="22"/>
          <w:lang w:val="en-AU" w:eastAsia="en-AU"/>
        </w:rPr>
      </w:pPr>
      <w:hyperlink w:anchor="_Toc496039818" w:history="1">
        <w:r w:rsidR="001A5A68" w:rsidRPr="007C199D">
          <w:rPr>
            <w:rStyle w:val="Hyperlink"/>
            <w:rFonts w:eastAsiaTheme="majorEastAsia"/>
          </w:rPr>
          <w:t>Table 38: users (PK = id)</w:t>
        </w:r>
        <w:r w:rsidR="001A5A68">
          <w:rPr>
            <w:webHidden/>
          </w:rPr>
          <w:tab/>
        </w:r>
        <w:r w:rsidR="001A5A68">
          <w:rPr>
            <w:webHidden/>
          </w:rPr>
          <w:fldChar w:fldCharType="begin"/>
        </w:r>
        <w:r w:rsidR="001A5A68">
          <w:rPr>
            <w:webHidden/>
          </w:rPr>
          <w:instrText xml:space="preserve"> PAGEREF _Toc496039818 \h </w:instrText>
        </w:r>
        <w:r w:rsidR="001A5A68">
          <w:rPr>
            <w:webHidden/>
          </w:rPr>
        </w:r>
        <w:r w:rsidR="001A5A68">
          <w:rPr>
            <w:webHidden/>
          </w:rPr>
          <w:fldChar w:fldCharType="separate"/>
        </w:r>
        <w:r w:rsidR="001A5A68">
          <w:rPr>
            <w:webHidden/>
          </w:rPr>
          <w:t>40</w:t>
        </w:r>
        <w:r w:rsidR="001A5A68">
          <w:rPr>
            <w:webHidden/>
          </w:rPr>
          <w:fldChar w:fldCharType="end"/>
        </w:r>
      </w:hyperlink>
    </w:p>
    <w:p w14:paraId="0B8BAA87" w14:textId="121361D9" w:rsidR="001A5A68" w:rsidRDefault="00B20F44">
      <w:pPr>
        <w:pStyle w:val="TableofFigures"/>
        <w:rPr>
          <w:rFonts w:asciiTheme="minorHAnsi" w:eastAsiaTheme="minorEastAsia" w:hAnsiTheme="minorHAnsi" w:cstheme="minorBidi"/>
          <w:sz w:val="22"/>
          <w:szCs w:val="22"/>
          <w:lang w:val="en-AU" w:eastAsia="en-AU"/>
        </w:rPr>
      </w:pPr>
      <w:hyperlink w:anchor="_Toc496039819" w:history="1">
        <w:r w:rsidR="001A5A68" w:rsidRPr="007C199D">
          <w:rPr>
            <w:rStyle w:val="Hyperlink"/>
            <w:rFonts w:eastAsiaTheme="majorEastAsia"/>
          </w:rPr>
          <w:t>Table 39: users imported keys</w:t>
        </w:r>
        <w:r w:rsidR="001A5A68">
          <w:rPr>
            <w:webHidden/>
          </w:rPr>
          <w:tab/>
        </w:r>
        <w:r w:rsidR="001A5A68">
          <w:rPr>
            <w:webHidden/>
          </w:rPr>
          <w:fldChar w:fldCharType="begin"/>
        </w:r>
        <w:r w:rsidR="001A5A68">
          <w:rPr>
            <w:webHidden/>
          </w:rPr>
          <w:instrText xml:space="preserve"> PAGEREF _Toc496039819 \h </w:instrText>
        </w:r>
        <w:r w:rsidR="001A5A68">
          <w:rPr>
            <w:webHidden/>
          </w:rPr>
        </w:r>
        <w:r w:rsidR="001A5A68">
          <w:rPr>
            <w:webHidden/>
          </w:rPr>
          <w:fldChar w:fldCharType="separate"/>
        </w:r>
        <w:r w:rsidR="001A5A68">
          <w:rPr>
            <w:webHidden/>
          </w:rPr>
          <w:t>41</w:t>
        </w:r>
        <w:r w:rsidR="001A5A68">
          <w:rPr>
            <w:webHidden/>
          </w:rPr>
          <w:fldChar w:fldCharType="end"/>
        </w:r>
      </w:hyperlink>
    </w:p>
    <w:p w14:paraId="0819B0AC" w14:textId="5F739D5E" w:rsidR="001A5A68" w:rsidRDefault="00B20F44">
      <w:pPr>
        <w:pStyle w:val="TableofFigures"/>
        <w:rPr>
          <w:rFonts w:asciiTheme="minorHAnsi" w:eastAsiaTheme="minorEastAsia" w:hAnsiTheme="minorHAnsi" w:cstheme="minorBidi"/>
          <w:sz w:val="22"/>
          <w:szCs w:val="22"/>
          <w:lang w:val="en-AU" w:eastAsia="en-AU"/>
        </w:rPr>
      </w:pPr>
      <w:hyperlink w:anchor="_Toc496039820" w:history="1">
        <w:r w:rsidR="001A5A68" w:rsidRPr="007C199D">
          <w:rPr>
            <w:rStyle w:val="Hyperlink"/>
            <w:rFonts w:eastAsiaTheme="majorEastAsia"/>
          </w:rPr>
          <w:t>Table 40: users exported keys</w:t>
        </w:r>
        <w:r w:rsidR="001A5A68">
          <w:rPr>
            <w:webHidden/>
          </w:rPr>
          <w:tab/>
        </w:r>
        <w:r w:rsidR="001A5A68">
          <w:rPr>
            <w:webHidden/>
          </w:rPr>
          <w:fldChar w:fldCharType="begin"/>
        </w:r>
        <w:r w:rsidR="001A5A68">
          <w:rPr>
            <w:webHidden/>
          </w:rPr>
          <w:instrText xml:space="preserve"> PAGEREF _Toc496039820 \h </w:instrText>
        </w:r>
        <w:r w:rsidR="001A5A68">
          <w:rPr>
            <w:webHidden/>
          </w:rPr>
        </w:r>
        <w:r w:rsidR="001A5A68">
          <w:rPr>
            <w:webHidden/>
          </w:rPr>
          <w:fldChar w:fldCharType="separate"/>
        </w:r>
        <w:r w:rsidR="001A5A68">
          <w:rPr>
            <w:webHidden/>
          </w:rPr>
          <w:t>41</w:t>
        </w:r>
        <w:r w:rsidR="001A5A68">
          <w:rPr>
            <w:webHidden/>
          </w:rPr>
          <w:fldChar w:fldCharType="end"/>
        </w:r>
      </w:hyperlink>
    </w:p>
    <w:p w14:paraId="5C9B6FBA" w14:textId="58FCE003" w:rsidR="001A5A68" w:rsidRDefault="00B20F44">
      <w:pPr>
        <w:pStyle w:val="TableofFigures"/>
        <w:rPr>
          <w:rFonts w:asciiTheme="minorHAnsi" w:eastAsiaTheme="minorEastAsia" w:hAnsiTheme="minorHAnsi" w:cstheme="minorBidi"/>
          <w:sz w:val="22"/>
          <w:szCs w:val="22"/>
          <w:lang w:val="en-AU" w:eastAsia="en-AU"/>
        </w:rPr>
      </w:pPr>
      <w:hyperlink w:anchor="_Toc496039821" w:history="1">
        <w:r w:rsidR="001A5A68" w:rsidRPr="007C199D">
          <w:rPr>
            <w:rStyle w:val="Hyperlink"/>
            <w:rFonts w:eastAsiaTheme="majorEastAsia"/>
          </w:rPr>
          <w:t>Table 41: users_devices (PK = users_id, devices_id)</w:t>
        </w:r>
        <w:r w:rsidR="001A5A68">
          <w:rPr>
            <w:webHidden/>
          </w:rPr>
          <w:tab/>
        </w:r>
        <w:r w:rsidR="001A5A68">
          <w:rPr>
            <w:webHidden/>
          </w:rPr>
          <w:fldChar w:fldCharType="begin"/>
        </w:r>
        <w:r w:rsidR="001A5A68">
          <w:rPr>
            <w:webHidden/>
          </w:rPr>
          <w:instrText xml:space="preserve"> PAGEREF _Toc496039821 \h </w:instrText>
        </w:r>
        <w:r w:rsidR="001A5A68">
          <w:rPr>
            <w:webHidden/>
          </w:rPr>
        </w:r>
        <w:r w:rsidR="001A5A68">
          <w:rPr>
            <w:webHidden/>
          </w:rPr>
          <w:fldChar w:fldCharType="separate"/>
        </w:r>
        <w:r w:rsidR="001A5A68">
          <w:rPr>
            <w:webHidden/>
          </w:rPr>
          <w:t>41</w:t>
        </w:r>
        <w:r w:rsidR="001A5A68">
          <w:rPr>
            <w:webHidden/>
          </w:rPr>
          <w:fldChar w:fldCharType="end"/>
        </w:r>
      </w:hyperlink>
    </w:p>
    <w:p w14:paraId="521A2A15" w14:textId="5511B12A" w:rsidR="001A5A68" w:rsidRDefault="00B20F44">
      <w:pPr>
        <w:pStyle w:val="TableofFigures"/>
        <w:rPr>
          <w:rFonts w:asciiTheme="minorHAnsi" w:eastAsiaTheme="minorEastAsia" w:hAnsiTheme="minorHAnsi" w:cstheme="minorBidi"/>
          <w:sz w:val="22"/>
          <w:szCs w:val="22"/>
          <w:lang w:val="en-AU" w:eastAsia="en-AU"/>
        </w:rPr>
      </w:pPr>
      <w:hyperlink w:anchor="_Toc496039822" w:history="1">
        <w:r w:rsidR="001A5A68" w:rsidRPr="007C199D">
          <w:rPr>
            <w:rStyle w:val="Hyperlink"/>
            <w:rFonts w:eastAsiaTheme="majorEastAsia"/>
          </w:rPr>
          <w:t>Table 42: users_devices imported keys</w:t>
        </w:r>
        <w:r w:rsidR="001A5A68">
          <w:rPr>
            <w:webHidden/>
          </w:rPr>
          <w:tab/>
        </w:r>
        <w:r w:rsidR="001A5A68">
          <w:rPr>
            <w:webHidden/>
          </w:rPr>
          <w:fldChar w:fldCharType="begin"/>
        </w:r>
        <w:r w:rsidR="001A5A68">
          <w:rPr>
            <w:webHidden/>
          </w:rPr>
          <w:instrText xml:space="preserve"> PAGEREF _Toc496039822 \h </w:instrText>
        </w:r>
        <w:r w:rsidR="001A5A68">
          <w:rPr>
            <w:webHidden/>
          </w:rPr>
        </w:r>
        <w:r w:rsidR="001A5A68">
          <w:rPr>
            <w:webHidden/>
          </w:rPr>
          <w:fldChar w:fldCharType="separate"/>
        </w:r>
        <w:r w:rsidR="001A5A68">
          <w:rPr>
            <w:webHidden/>
          </w:rPr>
          <w:t>41</w:t>
        </w:r>
        <w:r w:rsidR="001A5A68">
          <w:rPr>
            <w:webHidden/>
          </w:rPr>
          <w:fldChar w:fldCharType="end"/>
        </w:r>
      </w:hyperlink>
    </w:p>
    <w:p w14:paraId="50CD369A" w14:textId="112132D9" w:rsidR="001A5A68" w:rsidRDefault="00B20F44">
      <w:pPr>
        <w:pStyle w:val="TableofFigures"/>
        <w:rPr>
          <w:rFonts w:asciiTheme="minorHAnsi" w:eastAsiaTheme="minorEastAsia" w:hAnsiTheme="minorHAnsi" w:cstheme="minorBidi"/>
          <w:sz w:val="22"/>
          <w:szCs w:val="22"/>
          <w:lang w:val="en-AU" w:eastAsia="en-AU"/>
        </w:rPr>
      </w:pPr>
      <w:hyperlink w:anchor="_Toc496039823" w:history="1">
        <w:r w:rsidR="001A5A68" w:rsidRPr="007C199D">
          <w:rPr>
            <w:rStyle w:val="Hyperlink"/>
            <w:rFonts w:eastAsiaTheme="majorEastAsia"/>
          </w:rPr>
          <w:t>Figure 12: Device forwarding location data to Traccar Server</w:t>
        </w:r>
        <w:r w:rsidR="001A5A68">
          <w:rPr>
            <w:webHidden/>
          </w:rPr>
          <w:tab/>
        </w:r>
        <w:r w:rsidR="001A5A68">
          <w:rPr>
            <w:webHidden/>
          </w:rPr>
          <w:fldChar w:fldCharType="begin"/>
        </w:r>
        <w:r w:rsidR="001A5A68">
          <w:rPr>
            <w:webHidden/>
          </w:rPr>
          <w:instrText xml:space="preserve"> PAGEREF _Toc496039823 \h </w:instrText>
        </w:r>
        <w:r w:rsidR="001A5A68">
          <w:rPr>
            <w:webHidden/>
          </w:rPr>
        </w:r>
        <w:r w:rsidR="001A5A68">
          <w:rPr>
            <w:webHidden/>
          </w:rPr>
          <w:fldChar w:fldCharType="separate"/>
        </w:r>
        <w:r w:rsidR="001A5A68">
          <w:rPr>
            <w:webHidden/>
          </w:rPr>
          <w:t>42</w:t>
        </w:r>
        <w:r w:rsidR="001A5A68">
          <w:rPr>
            <w:webHidden/>
          </w:rPr>
          <w:fldChar w:fldCharType="end"/>
        </w:r>
      </w:hyperlink>
    </w:p>
    <w:p w14:paraId="6BB49D04" w14:textId="4F533B93" w:rsidR="001A5A68" w:rsidRDefault="00B20F44">
      <w:pPr>
        <w:pStyle w:val="TableofFigures"/>
        <w:rPr>
          <w:rFonts w:asciiTheme="minorHAnsi" w:eastAsiaTheme="minorEastAsia" w:hAnsiTheme="minorHAnsi" w:cstheme="minorBidi"/>
          <w:sz w:val="22"/>
          <w:szCs w:val="22"/>
          <w:lang w:val="en-AU" w:eastAsia="en-AU"/>
        </w:rPr>
      </w:pPr>
      <w:hyperlink w:anchor="_Toc496039824" w:history="1">
        <w:r w:rsidR="001A5A68" w:rsidRPr="007C199D">
          <w:rPr>
            <w:rStyle w:val="Hyperlink"/>
            <w:rFonts w:eastAsiaTheme="majorEastAsia"/>
          </w:rPr>
          <w:t>Figure 13: Device forwarding location data to Traccar Server and a PCAP file</w:t>
        </w:r>
        <w:r w:rsidR="001A5A68">
          <w:rPr>
            <w:webHidden/>
          </w:rPr>
          <w:tab/>
        </w:r>
        <w:r w:rsidR="001A5A68">
          <w:rPr>
            <w:webHidden/>
          </w:rPr>
          <w:fldChar w:fldCharType="begin"/>
        </w:r>
        <w:r w:rsidR="001A5A68">
          <w:rPr>
            <w:webHidden/>
          </w:rPr>
          <w:instrText xml:space="preserve"> PAGEREF _Toc496039824 \h </w:instrText>
        </w:r>
        <w:r w:rsidR="001A5A68">
          <w:rPr>
            <w:webHidden/>
          </w:rPr>
        </w:r>
        <w:r w:rsidR="001A5A68">
          <w:rPr>
            <w:webHidden/>
          </w:rPr>
          <w:fldChar w:fldCharType="separate"/>
        </w:r>
        <w:r w:rsidR="001A5A68">
          <w:rPr>
            <w:webHidden/>
          </w:rPr>
          <w:t>42</w:t>
        </w:r>
        <w:r w:rsidR="001A5A68">
          <w:rPr>
            <w:webHidden/>
          </w:rPr>
          <w:fldChar w:fldCharType="end"/>
        </w:r>
      </w:hyperlink>
    </w:p>
    <w:p w14:paraId="0AF891F3" w14:textId="34A592F4" w:rsidR="001A5A68" w:rsidRDefault="00B20F44">
      <w:pPr>
        <w:pStyle w:val="TableofFigures"/>
        <w:rPr>
          <w:rFonts w:asciiTheme="minorHAnsi" w:eastAsiaTheme="minorEastAsia" w:hAnsiTheme="minorHAnsi" w:cstheme="minorBidi"/>
          <w:sz w:val="22"/>
          <w:szCs w:val="22"/>
          <w:lang w:val="en-AU" w:eastAsia="en-AU"/>
        </w:rPr>
      </w:pPr>
      <w:hyperlink w:anchor="_Toc496039825" w:history="1">
        <w:r w:rsidR="001A5A68" w:rsidRPr="007C199D">
          <w:rPr>
            <w:rStyle w:val="Hyperlink"/>
            <w:rFonts w:eastAsiaTheme="majorEastAsia"/>
          </w:rPr>
          <w:t>Figure 14: Device forwarding location data to Traccar Server and an external server</w:t>
        </w:r>
        <w:r w:rsidR="001A5A68">
          <w:rPr>
            <w:webHidden/>
          </w:rPr>
          <w:tab/>
        </w:r>
        <w:r w:rsidR="001A5A68">
          <w:rPr>
            <w:webHidden/>
          </w:rPr>
          <w:fldChar w:fldCharType="begin"/>
        </w:r>
        <w:r w:rsidR="001A5A68">
          <w:rPr>
            <w:webHidden/>
          </w:rPr>
          <w:instrText xml:space="preserve"> PAGEREF _Toc496039825 \h </w:instrText>
        </w:r>
        <w:r w:rsidR="001A5A68">
          <w:rPr>
            <w:webHidden/>
          </w:rPr>
        </w:r>
        <w:r w:rsidR="001A5A68">
          <w:rPr>
            <w:webHidden/>
          </w:rPr>
          <w:fldChar w:fldCharType="separate"/>
        </w:r>
        <w:r w:rsidR="001A5A68">
          <w:rPr>
            <w:webHidden/>
          </w:rPr>
          <w:t>43</w:t>
        </w:r>
        <w:r w:rsidR="001A5A68">
          <w:rPr>
            <w:webHidden/>
          </w:rPr>
          <w:fldChar w:fldCharType="end"/>
        </w:r>
      </w:hyperlink>
    </w:p>
    <w:p w14:paraId="7D03D58A" w14:textId="69C4CB84" w:rsidR="001A5A68" w:rsidRDefault="00B20F44">
      <w:pPr>
        <w:pStyle w:val="TableofFigures"/>
        <w:rPr>
          <w:rFonts w:asciiTheme="minorHAnsi" w:eastAsiaTheme="minorEastAsia" w:hAnsiTheme="minorHAnsi" w:cstheme="minorBidi"/>
          <w:sz w:val="22"/>
          <w:szCs w:val="22"/>
          <w:lang w:val="en-AU" w:eastAsia="en-AU"/>
        </w:rPr>
      </w:pPr>
      <w:hyperlink w:anchor="_Toc496039826" w:history="1">
        <w:r w:rsidR="001A5A68" w:rsidRPr="007C199D">
          <w:rPr>
            <w:rStyle w:val="Hyperlink"/>
            <w:rFonts w:eastAsiaTheme="majorEastAsia"/>
          </w:rPr>
          <w:t>Figure 15: Layers and Packages</w:t>
        </w:r>
        <w:r w:rsidR="001A5A68">
          <w:rPr>
            <w:webHidden/>
          </w:rPr>
          <w:tab/>
        </w:r>
        <w:r w:rsidR="001A5A68">
          <w:rPr>
            <w:webHidden/>
          </w:rPr>
          <w:fldChar w:fldCharType="begin"/>
        </w:r>
        <w:r w:rsidR="001A5A68">
          <w:rPr>
            <w:webHidden/>
          </w:rPr>
          <w:instrText xml:space="preserve"> PAGEREF _Toc496039826 \h </w:instrText>
        </w:r>
        <w:r w:rsidR="001A5A68">
          <w:rPr>
            <w:webHidden/>
          </w:rPr>
        </w:r>
        <w:r w:rsidR="001A5A68">
          <w:rPr>
            <w:webHidden/>
          </w:rPr>
          <w:fldChar w:fldCharType="separate"/>
        </w:r>
        <w:r w:rsidR="001A5A68">
          <w:rPr>
            <w:webHidden/>
          </w:rPr>
          <w:t>43</w:t>
        </w:r>
        <w:r w:rsidR="001A5A68">
          <w:rPr>
            <w:webHidden/>
          </w:rPr>
          <w:fldChar w:fldCharType="end"/>
        </w:r>
      </w:hyperlink>
    </w:p>
    <w:p w14:paraId="17240D2A" w14:textId="578197FC" w:rsidR="001A5A68" w:rsidRDefault="00B20F44">
      <w:pPr>
        <w:pStyle w:val="TableofFigures"/>
        <w:rPr>
          <w:rFonts w:asciiTheme="minorHAnsi" w:eastAsiaTheme="minorEastAsia" w:hAnsiTheme="minorHAnsi" w:cstheme="minorBidi"/>
          <w:sz w:val="22"/>
          <w:szCs w:val="22"/>
          <w:lang w:val="en-AU" w:eastAsia="en-AU"/>
        </w:rPr>
      </w:pPr>
      <w:hyperlink w:anchor="_Toc496039827" w:history="1">
        <w:r w:rsidR="001A5A68" w:rsidRPr="007C199D">
          <w:rPr>
            <w:rStyle w:val="Hyperlink"/>
            <w:rFonts w:eastAsiaTheme="majorEastAsia"/>
          </w:rPr>
          <w:t>Table 43 - Record of Changes</w:t>
        </w:r>
        <w:r w:rsidR="001A5A68">
          <w:rPr>
            <w:webHidden/>
          </w:rPr>
          <w:tab/>
        </w:r>
        <w:r w:rsidR="001A5A68">
          <w:rPr>
            <w:webHidden/>
          </w:rPr>
          <w:fldChar w:fldCharType="begin"/>
        </w:r>
        <w:r w:rsidR="001A5A68">
          <w:rPr>
            <w:webHidden/>
          </w:rPr>
          <w:instrText xml:space="preserve"> PAGEREF _Toc496039827 \h </w:instrText>
        </w:r>
        <w:r w:rsidR="001A5A68">
          <w:rPr>
            <w:webHidden/>
          </w:rPr>
        </w:r>
        <w:r w:rsidR="001A5A68">
          <w:rPr>
            <w:webHidden/>
          </w:rPr>
          <w:fldChar w:fldCharType="separate"/>
        </w:r>
        <w:r w:rsidR="001A5A68">
          <w:rPr>
            <w:webHidden/>
          </w:rPr>
          <w:t>46</w:t>
        </w:r>
        <w:r w:rsidR="001A5A68">
          <w:rPr>
            <w:webHidden/>
          </w:rPr>
          <w:fldChar w:fldCharType="end"/>
        </w:r>
      </w:hyperlink>
    </w:p>
    <w:p w14:paraId="5D19CBD0" w14:textId="6F0074FE" w:rsidR="001A5A68" w:rsidRDefault="00B20F44">
      <w:pPr>
        <w:pStyle w:val="TableofFigures"/>
        <w:rPr>
          <w:rFonts w:asciiTheme="minorHAnsi" w:eastAsiaTheme="minorEastAsia" w:hAnsiTheme="minorHAnsi" w:cstheme="minorBidi"/>
          <w:sz w:val="22"/>
          <w:szCs w:val="22"/>
          <w:lang w:val="en-AU" w:eastAsia="en-AU"/>
        </w:rPr>
      </w:pPr>
      <w:hyperlink w:anchor="_Toc496039828" w:history="1">
        <w:r w:rsidR="001A5A68" w:rsidRPr="007C199D">
          <w:rPr>
            <w:rStyle w:val="Hyperlink"/>
            <w:rFonts w:eastAsiaTheme="majorEastAsia"/>
          </w:rPr>
          <w:t>Table 44 - Acronyms</w:t>
        </w:r>
        <w:r w:rsidR="001A5A68">
          <w:rPr>
            <w:webHidden/>
          </w:rPr>
          <w:tab/>
        </w:r>
        <w:r w:rsidR="001A5A68">
          <w:rPr>
            <w:webHidden/>
          </w:rPr>
          <w:fldChar w:fldCharType="begin"/>
        </w:r>
        <w:r w:rsidR="001A5A68">
          <w:rPr>
            <w:webHidden/>
          </w:rPr>
          <w:instrText xml:space="preserve"> PAGEREF _Toc496039828 \h </w:instrText>
        </w:r>
        <w:r w:rsidR="001A5A68">
          <w:rPr>
            <w:webHidden/>
          </w:rPr>
        </w:r>
        <w:r w:rsidR="001A5A68">
          <w:rPr>
            <w:webHidden/>
          </w:rPr>
          <w:fldChar w:fldCharType="separate"/>
        </w:r>
        <w:r w:rsidR="001A5A68">
          <w:rPr>
            <w:webHidden/>
          </w:rPr>
          <w:t>47</w:t>
        </w:r>
        <w:r w:rsidR="001A5A68">
          <w:rPr>
            <w:webHidden/>
          </w:rPr>
          <w:fldChar w:fldCharType="end"/>
        </w:r>
      </w:hyperlink>
    </w:p>
    <w:p w14:paraId="41ACD64F" w14:textId="32B2394D" w:rsidR="001A5A68" w:rsidRDefault="00B20F44">
      <w:pPr>
        <w:pStyle w:val="TableofFigures"/>
        <w:rPr>
          <w:rFonts w:asciiTheme="minorHAnsi" w:eastAsiaTheme="minorEastAsia" w:hAnsiTheme="minorHAnsi" w:cstheme="minorBidi"/>
          <w:sz w:val="22"/>
          <w:szCs w:val="22"/>
          <w:lang w:val="en-AU" w:eastAsia="en-AU"/>
        </w:rPr>
      </w:pPr>
      <w:hyperlink w:anchor="_Toc496039829" w:history="1">
        <w:r w:rsidR="001A5A68" w:rsidRPr="007C199D">
          <w:rPr>
            <w:rStyle w:val="Hyperlink"/>
            <w:rFonts w:eastAsiaTheme="majorEastAsia"/>
          </w:rPr>
          <w:t>Table 45 - Glossary</w:t>
        </w:r>
        <w:r w:rsidR="001A5A68">
          <w:rPr>
            <w:webHidden/>
          </w:rPr>
          <w:tab/>
        </w:r>
        <w:r w:rsidR="001A5A68">
          <w:rPr>
            <w:webHidden/>
          </w:rPr>
          <w:fldChar w:fldCharType="begin"/>
        </w:r>
        <w:r w:rsidR="001A5A68">
          <w:rPr>
            <w:webHidden/>
          </w:rPr>
          <w:instrText xml:space="preserve"> PAGEREF _Toc496039829 \h </w:instrText>
        </w:r>
        <w:r w:rsidR="001A5A68">
          <w:rPr>
            <w:webHidden/>
          </w:rPr>
        </w:r>
        <w:r w:rsidR="001A5A68">
          <w:rPr>
            <w:webHidden/>
          </w:rPr>
          <w:fldChar w:fldCharType="separate"/>
        </w:r>
        <w:r w:rsidR="001A5A68">
          <w:rPr>
            <w:webHidden/>
          </w:rPr>
          <w:t>48</w:t>
        </w:r>
        <w:r w:rsidR="001A5A68">
          <w:rPr>
            <w:webHidden/>
          </w:rPr>
          <w:fldChar w:fldCharType="end"/>
        </w:r>
      </w:hyperlink>
    </w:p>
    <w:p w14:paraId="1EA6762F" w14:textId="5C2347BB" w:rsidR="001A5A68" w:rsidRDefault="00B20F44">
      <w:pPr>
        <w:pStyle w:val="TableofFigures"/>
        <w:rPr>
          <w:rFonts w:asciiTheme="minorHAnsi" w:eastAsiaTheme="minorEastAsia" w:hAnsiTheme="minorHAnsi" w:cstheme="minorBidi"/>
          <w:sz w:val="22"/>
          <w:szCs w:val="22"/>
          <w:lang w:val="en-AU" w:eastAsia="en-AU"/>
        </w:rPr>
      </w:pPr>
      <w:hyperlink w:anchor="_Toc496039830" w:history="1">
        <w:r w:rsidR="001A5A68" w:rsidRPr="007C199D">
          <w:rPr>
            <w:rStyle w:val="Hyperlink"/>
            <w:rFonts w:eastAsiaTheme="majorEastAsia"/>
          </w:rPr>
          <w:t>Table 46 - Referenced Documents</w:t>
        </w:r>
        <w:r w:rsidR="001A5A68">
          <w:rPr>
            <w:webHidden/>
          </w:rPr>
          <w:tab/>
        </w:r>
        <w:r w:rsidR="001A5A68">
          <w:rPr>
            <w:webHidden/>
          </w:rPr>
          <w:fldChar w:fldCharType="begin"/>
        </w:r>
        <w:r w:rsidR="001A5A68">
          <w:rPr>
            <w:webHidden/>
          </w:rPr>
          <w:instrText xml:space="preserve"> PAGEREF _Toc496039830 \h </w:instrText>
        </w:r>
        <w:r w:rsidR="001A5A68">
          <w:rPr>
            <w:webHidden/>
          </w:rPr>
        </w:r>
        <w:r w:rsidR="001A5A68">
          <w:rPr>
            <w:webHidden/>
          </w:rPr>
          <w:fldChar w:fldCharType="separate"/>
        </w:r>
        <w:r w:rsidR="001A5A68">
          <w:rPr>
            <w:webHidden/>
          </w:rPr>
          <w:t>49</w:t>
        </w:r>
        <w:r w:rsidR="001A5A68">
          <w:rPr>
            <w:webHidden/>
          </w:rPr>
          <w:fldChar w:fldCharType="end"/>
        </w:r>
      </w:hyperlink>
    </w:p>
    <w:p w14:paraId="7310A89C" w14:textId="7295AA61" w:rsidR="001A5A68" w:rsidRDefault="00B20F44">
      <w:pPr>
        <w:pStyle w:val="TableofFigures"/>
        <w:rPr>
          <w:rFonts w:asciiTheme="minorHAnsi" w:eastAsiaTheme="minorEastAsia" w:hAnsiTheme="minorHAnsi" w:cstheme="minorBidi"/>
          <w:sz w:val="22"/>
          <w:szCs w:val="22"/>
          <w:lang w:val="en-AU" w:eastAsia="en-AU"/>
        </w:rPr>
      </w:pPr>
      <w:hyperlink w:anchor="_Toc496039831" w:history="1">
        <w:r w:rsidR="001A5A68" w:rsidRPr="007C199D">
          <w:rPr>
            <w:rStyle w:val="Hyperlink"/>
            <w:rFonts w:eastAsiaTheme="majorEastAsia"/>
          </w:rPr>
          <w:t>Table 47 - Approvals</w:t>
        </w:r>
        <w:r w:rsidR="001A5A68">
          <w:rPr>
            <w:webHidden/>
          </w:rPr>
          <w:tab/>
        </w:r>
        <w:r w:rsidR="001A5A68">
          <w:rPr>
            <w:webHidden/>
          </w:rPr>
          <w:fldChar w:fldCharType="begin"/>
        </w:r>
        <w:r w:rsidR="001A5A68">
          <w:rPr>
            <w:webHidden/>
          </w:rPr>
          <w:instrText xml:space="preserve"> PAGEREF _Toc496039831 \h </w:instrText>
        </w:r>
        <w:r w:rsidR="001A5A68">
          <w:rPr>
            <w:webHidden/>
          </w:rPr>
        </w:r>
        <w:r w:rsidR="001A5A68">
          <w:rPr>
            <w:webHidden/>
          </w:rPr>
          <w:fldChar w:fldCharType="separate"/>
        </w:r>
        <w:r w:rsidR="001A5A68">
          <w:rPr>
            <w:webHidden/>
          </w:rPr>
          <w:t>50</w:t>
        </w:r>
        <w:r w:rsidR="001A5A68">
          <w:rPr>
            <w:webHidden/>
          </w:rPr>
          <w:fldChar w:fldCharType="end"/>
        </w:r>
      </w:hyperlink>
    </w:p>
    <w:p w14:paraId="40FDA474" w14:textId="05E4A0FC" w:rsidR="00E27B42" w:rsidRPr="000025D3" w:rsidRDefault="00E27B42" w:rsidP="00E27B42">
      <w:pPr>
        <w:pStyle w:val="ParagraphSpacer6"/>
      </w:pPr>
      <w:r>
        <w:rPr>
          <w:noProof/>
        </w:rPr>
        <w:fldChar w:fldCharType="end"/>
      </w:r>
    </w:p>
    <w:p w14:paraId="5D9ADC31" w14:textId="77777777" w:rsidR="00E27B42" w:rsidRPr="000025D3" w:rsidRDefault="00E27B42" w:rsidP="00E27B42">
      <w:pPr>
        <w:pStyle w:val="ParagraphSpacer6"/>
        <w:sectPr w:rsidR="00E27B42" w:rsidRPr="000025D3" w:rsidSect="00E27B42">
          <w:headerReference w:type="default" r:id="rId8"/>
          <w:footerReference w:type="default" r:id="rId9"/>
          <w:pgSz w:w="12240" w:h="15840" w:code="1"/>
          <w:pgMar w:top="1440" w:right="1440" w:bottom="1440" w:left="1440" w:header="504" w:footer="504" w:gutter="0"/>
          <w:pgNumType w:fmt="lowerRoman"/>
          <w:cols w:space="720"/>
          <w:titlePg/>
          <w:docGrid w:linePitch="360"/>
        </w:sectPr>
      </w:pPr>
    </w:p>
    <w:p w14:paraId="18FE2CC7" w14:textId="77777777" w:rsidR="00E27B42" w:rsidRDefault="00E27B42" w:rsidP="00E27B42">
      <w:pPr>
        <w:pStyle w:val="Heading2"/>
      </w:pPr>
      <w:bookmarkStart w:id="409" w:name="_Toc403385924"/>
      <w:bookmarkStart w:id="410" w:name="_Toc497871702"/>
      <w:bookmarkStart w:id="411" w:name="_Toc497872046"/>
      <w:bookmarkStart w:id="412" w:name="_Toc497872814"/>
      <w:bookmarkStart w:id="413" w:name="_Toc497872969"/>
      <w:bookmarkStart w:id="414" w:name="_Toc497873017"/>
      <w:bookmarkStart w:id="415" w:name="_Toc496820057"/>
      <w:bookmarkEnd w:id="403"/>
      <w:bookmarkEnd w:id="404"/>
      <w:bookmarkEnd w:id="405"/>
      <w:bookmarkEnd w:id="406"/>
      <w:r>
        <w:lastRenderedPageBreak/>
        <w:t>Introduction</w:t>
      </w:r>
      <w:bookmarkEnd w:id="409"/>
      <w:bookmarkEnd w:id="415"/>
    </w:p>
    <w:p w14:paraId="7D7D6659" w14:textId="3845F792" w:rsidR="005C6BA4" w:rsidRDefault="00D63338" w:rsidP="005C6BA4">
      <w:pPr>
        <w:pStyle w:val="BodyText"/>
      </w:pPr>
      <w:r>
        <w:t>The System Design Document</w:t>
      </w:r>
      <w:r w:rsidR="0082343C">
        <w:t xml:space="preserve"> </w:t>
      </w:r>
      <w:r>
        <w:t xml:space="preserve">pertains to a proposed </w:t>
      </w:r>
      <w:r w:rsidR="005B4FF8">
        <w:t xml:space="preserve">commodity Blue Force tracking system. </w:t>
      </w:r>
      <w:r w:rsidR="00E832EE">
        <w:t xml:space="preserve">As it stands, the project sponsor does not possess an existing commodity tracking system. </w:t>
      </w:r>
      <w:r>
        <w:t>The document</w:t>
      </w:r>
      <w:r w:rsidR="005C6BA4">
        <w:t xml:space="preserve"> </w:t>
      </w:r>
      <w:r w:rsidR="00922494">
        <w:t xml:space="preserve">outlines the high-level system design and the low-level detailed design specifications for the </w:t>
      </w:r>
      <w:r w:rsidR="005B4FF8">
        <w:t xml:space="preserve">commodity Blue Force Tracking system under development. </w:t>
      </w:r>
      <w:r w:rsidR="00D340C5">
        <w:t xml:space="preserve">Considerations with regards to design </w:t>
      </w:r>
      <w:r w:rsidR="005E5838">
        <w:t>are discussed, in addition to the provision of operational scenarios, system architecture diagrams and system design schemas.</w:t>
      </w:r>
    </w:p>
    <w:p w14:paraId="67216E20" w14:textId="77777777" w:rsidR="00E27B42" w:rsidRDefault="00E27B42" w:rsidP="000E5330">
      <w:pPr>
        <w:pStyle w:val="Heading3"/>
      </w:pPr>
      <w:bookmarkStart w:id="416" w:name="_Toc403385925"/>
      <w:bookmarkStart w:id="417" w:name="_Toc496820058"/>
      <w:r>
        <w:t xml:space="preserve">Purpose of the </w:t>
      </w:r>
      <w:bookmarkEnd w:id="416"/>
      <w:r>
        <w:t>SDD</w:t>
      </w:r>
      <w:bookmarkEnd w:id="417"/>
    </w:p>
    <w:p w14:paraId="56A653FE" w14:textId="12B83D21" w:rsidR="00F15540" w:rsidRDefault="00E27B42" w:rsidP="00E27B42">
      <w:pPr>
        <w:pStyle w:val="BodyText"/>
      </w:pPr>
      <w:r w:rsidRPr="00981085">
        <w:t xml:space="preserve">The </w:t>
      </w:r>
      <w:r>
        <w:t>S</w:t>
      </w:r>
      <w:r w:rsidR="00604824">
        <w:t>ystem Design Document</w:t>
      </w:r>
      <w:r w:rsidRPr="00981085">
        <w:t xml:space="preserve"> d</w:t>
      </w:r>
      <w:r w:rsidR="00604824">
        <w:t>etails</w:t>
      </w:r>
      <w:r w:rsidRPr="00981085">
        <w:t xml:space="preserve"> and tracks the necessary information required to effectively define architecture and system design in order to give the development team guidance on </w:t>
      </w:r>
      <w:r>
        <w:t xml:space="preserve">the </w:t>
      </w:r>
      <w:r w:rsidRPr="00981085">
        <w:t xml:space="preserve">architecture of the system to be developed. </w:t>
      </w:r>
      <w:r w:rsidR="00F15540">
        <w:t xml:space="preserve">Generally, the intended audience for such a document would be the project team and development team, but for the purpose of this project, the document is written with the project sponsor and other external agencies in mind. </w:t>
      </w:r>
      <w:r w:rsidR="006E3902">
        <w:t>As the proposed project may be further developed by the project sponsor, it is imperative that data relating to decisions, architecture, and design of the project are available for future reference.</w:t>
      </w:r>
    </w:p>
    <w:p w14:paraId="2B60E24B" w14:textId="77777777" w:rsidR="00F15540" w:rsidRDefault="00F15540" w:rsidP="00E27B42">
      <w:pPr>
        <w:pStyle w:val="BodyText"/>
      </w:pPr>
    </w:p>
    <w:p w14:paraId="224CAA54" w14:textId="3EBF5EE1" w:rsidR="00E27B42" w:rsidRDefault="009506FD" w:rsidP="00E27B42">
      <w:pPr>
        <w:pStyle w:val="Heading2"/>
      </w:pPr>
      <w:bookmarkStart w:id="418" w:name="_Toc496820059"/>
      <w:r>
        <w:lastRenderedPageBreak/>
        <w:t>Business Requirements</w:t>
      </w:r>
      <w:bookmarkEnd w:id="418"/>
    </w:p>
    <w:p w14:paraId="40A03174" w14:textId="6B10D5F1" w:rsidR="009506FD" w:rsidRDefault="009506FD" w:rsidP="000E5330">
      <w:pPr>
        <w:pStyle w:val="Heading3"/>
      </w:pPr>
      <w:bookmarkStart w:id="419" w:name="_Toc494193646"/>
      <w:bookmarkStart w:id="420" w:name="_Toc496820060"/>
      <w:r>
        <w:t>Executive Summary</w:t>
      </w:r>
      <w:bookmarkEnd w:id="420"/>
    </w:p>
    <w:p w14:paraId="77DD0F95" w14:textId="45636D62" w:rsidR="00344AED" w:rsidRDefault="00344AED" w:rsidP="00344AED">
      <w:r>
        <w:t xml:space="preserve">Blue Force Tracking is a system that provides military commanders and troops with information in regards to the location of friendly and hostile forces (Smithsonian 2017). The system provides timely and accurate real-time visualisation of a combat zone, </w:t>
      </w:r>
      <w:r w:rsidR="00693D92">
        <w:t xml:space="preserve">enhancing </w:t>
      </w:r>
      <w:r>
        <w:t xml:space="preserve"> situational awareness and </w:t>
      </w:r>
      <w:r w:rsidR="00693D92">
        <w:t xml:space="preserve">lowering </w:t>
      </w:r>
      <w:r>
        <w:t>the risk of friendly fire (Smithsonian National Air and Space Museum 2012). Blue Force Tracking systems comprise of the following:</w:t>
      </w:r>
    </w:p>
    <w:p w14:paraId="76ABC8FA" w14:textId="22FD1878" w:rsidR="00344AED" w:rsidRPr="00344AED" w:rsidRDefault="00344AED" w:rsidP="00FC4C14">
      <w:pPr>
        <w:pStyle w:val="ListParagraph"/>
        <w:numPr>
          <w:ilvl w:val="0"/>
          <w:numId w:val="26"/>
        </w:numPr>
        <w:rPr>
          <w:rFonts w:ascii="Arial" w:hAnsi="Arial" w:cs="Arial"/>
        </w:rPr>
        <w:pPrChange w:id="421" w:author="Heinrich, Danielle - heidl003" w:date="2017-10-26T22:32:00Z">
          <w:pPr>
            <w:pStyle w:val="ListParagraph"/>
            <w:numPr>
              <w:numId w:val="28"/>
            </w:numPr>
            <w:ind w:left="360" w:hanging="360"/>
          </w:pPr>
        </w:pPrChange>
      </w:pPr>
      <w:r w:rsidRPr="00344AED">
        <w:rPr>
          <w:rFonts w:ascii="Arial" w:hAnsi="Arial" w:cs="Arial"/>
        </w:rPr>
        <w:t>A computer to show location information</w:t>
      </w:r>
    </w:p>
    <w:p w14:paraId="374A16C8" w14:textId="77777777" w:rsidR="00344AED" w:rsidRPr="00344AED" w:rsidRDefault="00344AED" w:rsidP="00FC4C14">
      <w:pPr>
        <w:pStyle w:val="ListParagraph"/>
        <w:numPr>
          <w:ilvl w:val="0"/>
          <w:numId w:val="26"/>
        </w:numPr>
        <w:rPr>
          <w:rFonts w:ascii="Arial" w:hAnsi="Arial" w:cs="Arial"/>
        </w:rPr>
        <w:pPrChange w:id="422" w:author="Heinrich, Danielle - heidl003" w:date="2017-10-26T22:32:00Z">
          <w:pPr>
            <w:pStyle w:val="ListParagraph"/>
            <w:numPr>
              <w:numId w:val="28"/>
            </w:numPr>
            <w:ind w:left="360" w:hanging="360"/>
          </w:pPr>
        </w:pPrChange>
      </w:pPr>
      <w:r w:rsidRPr="00344AED">
        <w:rPr>
          <w:rFonts w:ascii="Arial" w:hAnsi="Arial" w:cs="Arial"/>
        </w:rPr>
        <w:t>A satellite terminal and antenna to send location and other data</w:t>
      </w:r>
    </w:p>
    <w:p w14:paraId="3058C927" w14:textId="77777777" w:rsidR="00344AED" w:rsidRPr="00344AED" w:rsidRDefault="00344AED" w:rsidP="00FC4C14">
      <w:pPr>
        <w:pStyle w:val="ListParagraph"/>
        <w:numPr>
          <w:ilvl w:val="0"/>
          <w:numId w:val="26"/>
        </w:numPr>
        <w:rPr>
          <w:rFonts w:ascii="Arial" w:hAnsi="Arial" w:cs="Arial"/>
        </w:rPr>
        <w:pPrChange w:id="423" w:author="Heinrich, Danielle - heidl003" w:date="2017-10-26T22:32:00Z">
          <w:pPr>
            <w:pStyle w:val="ListParagraph"/>
            <w:numPr>
              <w:numId w:val="28"/>
            </w:numPr>
            <w:ind w:left="360" w:hanging="360"/>
          </w:pPr>
        </w:pPrChange>
      </w:pPr>
      <w:r w:rsidRPr="00344AED">
        <w:rPr>
          <w:rFonts w:ascii="Arial" w:hAnsi="Arial" w:cs="Arial"/>
        </w:rPr>
        <w:t>A global positioning satellite (GPS) receiver to ascertain its own bearings</w:t>
      </w:r>
    </w:p>
    <w:p w14:paraId="5929B67B" w14:textId="77777777" w:rsidR="00344AED" w:rsidRPr="00344AED" w:rsidRDefault="00344AED" w:rsidP="00FC4C14">
      <w:pPr>
        <w:pStyle w:val="ListParagraph"/>
        <w:numPr>
          <w:ilvl w:val="0"/>
          <w:numId w:val="26"/>
        </w:numPr>
        <w:rPr>
          <w:rFonts w:ascii="Arial" w:hAnsi="Arial" w:cs="Arial"/>
        </w:rPr>
        <w:pPrChange w:id="424" w:author="Heinrich, Danielle - heidl003" w:date="2017-10-26T22:32:00Z">
          <w:pPr>
            <w:pStyle w:val="ListParagraph"/>
            <w:numPr>
              <w:numId w:val="28"/>
            </w:numPr>
            <w:ind w:left="360" w:hanging="360"/>
          </w:pPr>
        </w:pPrChange>
      </w:pPr>
      <w:r w:rsidRPr="00344AED">
        <w:rPr>
          <w:rFonts w:ascii="Arial" w:hAnsi="Arial" w:cs="Arial"/>
        </w:rPr>
        <w:t>Command-and-control software to give and receive orders, along with other support functions</w:t>
      </w:r>
    </w:p>
    <w:p w14:paraId="304A7A4E" w14:textId="77777777" w:rsidR="00344AED" w:rsidRPr="00344AED" w:rsidRDefault="00344AED" w:rsidP="00FC4C14">
      <w:pPr>
        <w:pStyle w:val="ListParagraph"/>
        <w:numPr>
          <w:ilvl w:val="0"/>
          <w:numId w:val="26"/>
        </w:numPr>
        <w:rPr>
          <w:rFonts w:ascii="Arial" w:hAnsi="Arial" w:cs="Arial"/>
        </w:rPr>
        <w:pPrChange w:id="425" w:author="Heinrich, Danielle - heidl003" w:date="2017-10-26T22:32:00Z">
          <w:pPr>
            <w:pStyle w:val="ListParagraph"/>
            <w:numPr>
              <w:numId w:val="28"/>
            </w:numPr>
            <w:ind w:left="360" w:hanging="360"/>
          </w:pPr>
        </w:pPrChange>
      </w:pPr>
      <w:r w:rsidRPr="00344AED">
        <w:rPr>
          <w:rFonts w:ascii="Arial" w:hAnsi="Arial" w:cs="Arial"/>
        </w:rPr>
        <w:t>Mapping software that displays the Blue Force Tracking device, along with the locations of other friendly and enemy forces (Wikipedia 2017)</w:t>
      </w:r>
    </w:p>
    <w:p w14:paraId="3442D236" w14:textId="77777777" w:rsidR="00344AED" w:rsidRDefault="00344AED" w:rsidP="00344AED">
      <w:r>
        <w:t>This</w:t>
      </w:r>
      <w:r w:rsidRPr="00586366">
        <w:t xml:space="preserve"> project will be looking at making use of </w:t>
      </w:r>
      <w:r>
        <w:t>commodity hardware to simulate Blue Force T</w:t>
      </w:r>
      <w:r w:rsidRPr="00586366">
        <w:t>racking systems</w:t>
      </w:r>
      <w:r>
        <w:t>, which are otherwise unavailable for use in Defence Science and Technology Group (DST Group) trials. GPS locations from</w:t>
      </w:r>
      <w:r w:rsidRPr="00586366">
        <w:t xml:space="preserve"> Android devices are</w:t>
      </w:r>
      <w:r>
        <w:t xml:space="preserve"> to be</w:t>
      </w:r>
      <w:r w:rsidRPr="00586366">
        <w:t xml:space="preserve"> sent to a server, which in turn </w:t>
      </w:r>
      <w:r>
        <w:t>will generate a</w:t>
      </w:r>
      <w:r w:rsidRPr="00586366">
        <w:t xml:space="preserve"> situational awareness displ</w:t>
      </w:r>
      <w:r>
        <w:t>ay and pass</w:t>
      </w:r>
      <w:r w:rsidRPr="00586366">
        <w:t xml:space="preserve"> a stream of collated GPS positions to a data diode. This will allow for the emulation of Blue Force </w:t>
      </w:r>
      <w:r>
        <w:t>T</w:t>
      </w:r>
      <w:r w:rsidRPr="00586366">
        <w:t>r</w:t>
      </w:r>
      <w:r>
        <w:t>acking systems in future trials, enhancing situational awareness and permitting near real time analysis of trial events as they unfold.</w:t>
      </w:r>
    </w:p>
    <w:p w14:paraId="144785CA" w14:textId="49E13E22" w:rsidR="00E27B42" w:rsidRDefault="00317267" w:rsidP="000E5330">
      <w:pPr>
        <w:pStyle w:val="Heading3"/>
      </w:pPr>
      <w:bookmarkStart w:id="426" w:name="_Toc496820061"/>
      <w:r>
        <w:t>Project Purpose/Justification</w:t>
      </w:r>
      <w:bookmarkEnd w:id="426"/>
    </w:p>
    <w:p w14:paraId="3BD8CC7D" w14:textId="27ED6072" w:rsidR="00344AED" w:rsidRDefault="00344AED" w:rsidP="009506FD">
      <w:pPr>
        <w:rPr>
          <w:i/>
          <w:color w:val="C45911"/>
        </w:rPr>
      </w:pPr>
      <w:r>
        <w:t>The purpose of this project is to construct a simulated Blue Force Tracking system that can be utilised during science and technology trials. Trial events need to emulate real military operations as much as possible and providing a system to emulate that of Blue Force Tracking systems will increase trial realism.</w:t>
      </w:r>
    </w:p>
    <w:p w14:paraId="7CEE7187" w14:textId="34D7AF78" w:rsidR="009506FD" w:rsidRDefault="009506FD" w:rsidP="009506FD">
      <w:pPr>
        <w:pStyle w:val="Heading4"/>
      </w:pPr>
      <w:bookmarkStart w:id="427" w:name="_Toc481421520"/>
      <w:bookmarkStart w:id="428" w:name="_Toc403385928"/>
      <w:bookmarkStart w:id="429" w:name="_Toc496820062"/>
      <w:bookmarkEnd w:id="419"/>
      <w:r>
        <w:t>Business Need/Case</w:t>
      </w:r>
      <w:bookmarkEnd w:id="427"/>
      <w:bookmarkEnd w:id="429"/>
    </w:p>
    <w:p w14:paraId="65B321BB" w14:textId="7412BA0E" w:rsidR="00344AED" w:rsidRDefault="00344AED" w:rsidP="00344AED">
      <w:r>
        <w:t>A major undertaking of the project sponsor group (Information Architectures) within the National Security and Intelligence, Surveillance and Reconnaissance Division (NSID) of DST Group is to explore and develop Integrated Intelligence, Surveillance and Reconnaissance (ISR) software to support Defence and its coalition partners (DST Group 2017). In order to validate and test the exemplar software produced, experimental trials are conducted. These trials are typically conducted with Defence service personnel alongside DST Group personnel and must imitate real Defence operations.</w:t>
      </w:r>
    </w:p>
    <w:p w14:paraId="2421F534" w14:textId="0032EF60" w:rsidR="00344AED" w:rsidRDefault="00344AED" w:rsidP="00344AED">
      <w:r>
        <w:t xml:space="preserve">In Australia, </w:t>
      </w:r>
      <w:r w:rsidRPr="00586366">
        <w:t xml:space="preserve">Defence utilise specialised Blue Force GPS </w:t>
      </w:r>
      <w:r>
        <w:t>T</w:t>
      </w:r>
      <w:r w:rsidRPr="00586366">
        <w:t xml:space="preserve">racking systems for operations. </w:t>
      </w:r>
      <w:r>
        <w:t>As a customer of the project sponsor group, Defence have requested the capabilities provided by a Blue Force Tracking system during trials to assist in providing a realistic military setting by establishing ground truth, which is the actual outlook of a tactical situation.</w:t>
      </w:r>
    </w:p>
    <w:p w14:paraId="7D68CB73" w14:textId="77777777" w:rsidR="000D129C" w:rsidRPr="000D129C" w:rsidRDefault="000D129C" w:rsidP="000D129C">
      <w:pPr>
        <w:rPr>
          <w:lang w:val="en-SG"/>
        </w:rPr>
      </w:pPr>
      <w:r>
        <w:t xml:space="preserve">Unfortunately, the Blue Force Tracking system and respective devices used by Defence are not readily available for use in science and technology trials. As such, the project sponsor group are lacking the functionality that these GPS tracking systems provide. </w:t>
      </w:r>
      <w:r w:rsidRPr="000D129C">
        <w:rPr>
          <w:lang w:val="en-SG"/>
        </w:rPr>
        <w:t xml:space="preserve">Therefore, there is a need to emulate the capability of Blue Force GPS Tracking systems, which would be used to enhance </w:t>
      </w:r>
      <w:r w:rsidRPr="000D129C">
        <w:rPr>
          <w:lang w:val="en-SG"/>
        </w:rPr>
        <w:lastRenderedPageBreak/>
        <w:t>near real-time situational awareness of troops during trials and allow near real-time analysis of the trial events as they unfold. The emulated system would also enrich the genuineness of experimental trials, which may in turn lead to improved ISR software as it would allow for the testing of exemplar applications in a more realistic setting.</w:t>
      </w:r>
    </w:p>
    <w:p w14:paraId="776E100D" w14:textId="7E663225" w:rsidR="009506FD" w:rsidRDefault="009506FD" w:rsidP="009506FD">
      <w:pPr>
        <w:pStyle w:val="Heading4"/>
      </w:pPr>
      <w:bookmarkStart w:id="430" w:name="_Toc496820063"/>
      <w:r>
        <w:t>Business Objectives</w:t>
      </w:r>
      <w:bookmarkEnd w:id="430"/>
    </w:p>
    <w:p w14:paraId="2C330D2B" w14:textId="1612091C" w:rsidR="006E1208" w:rsidRDefault="00D2527C" w:rsidP="004B7614">
      <w:r>
        <w:t>This project supports not only the DST Group strategic plan, but also the NSID strategic plan in several ways.</w:t>
      </w:r>
    </w:p>
    <w:tbl>
      <w:tblPr>
        <w:tblStyle w:val="TableGrid1"/>
        <w:tblW w:w="5000" w:type="pct"/>
        <w:tblLook w:val="04A0" w:firstRow="1" w:lastRow="0" w:firstColumn="1" w:lastColumn="0" w:noHBand="0" w:noVBand="1"/>
      </w:tblPr>
      <w:tblGrid>
        <w:gridCol w:w="1696"/>
        <w:gridCol w:w="3299"/>
        <w:gridCol w:w="4355"/>
      </w:tblGrid>
      <w:tr w:rsidR="00D2527C" w:rsidRPr="00D2527C" w14:paraId="63072224" w14:textId="77777777" w:rsidTr="0002372C">
        <w:tc>
          <w:tcPr>
            <w:tcW w:w="907" w:type="pct"/>
          </w:tcPr>
          <w:p w14:paraId="0956281A" w14:textId="77777777" w:rsidR="00D2527C" w:rsidRPr="00D2527C" w:rsidRDefault="00D2527C" w:rsidP="00D2527C">
            <w:pPr>
              <w:spacing w:before="0" w:after="160" w:line="259" w:lineRule="auto"/>
              <w:rPr>
                <w:rFonts w:eastAsiaTheme="minorHAnsi" w:cs="Arial"/>
                <w:b/>
                <w:szCs w:val="22"/>
                <w:lang w:val="en-SG"/>
              </w:rPr>
            </w:pPr>
            <w:r w:rsidRPr="00D2527C">
              <w:rPr>
                <w:rFonts w:eastAsiaTheme="minorHAnsi" w:cs="Arial"/>
                <w:b/>
                <w:szCs w:val="22"/>
                <w:lang w:val="en-SG"/>
              </w:rPr>
              <w:t>Strategic Plan</w:t>
            </w:r>
          </w:p>
        </w:tc>
        <w:tc>
          <w:tcPr>
            <w:tcW w:w="1764" w:type="pct"/>
          </w:tcPr>
          <w:p w14:paraId="494D292A" w14:textId="77777777" w:rsidR="00D2527C" w:rsidRPr="00D2527C" w:rsidRDefault="00D2527C" w:rsidP="00D2527C">
            <w:pPr>
              <w:spacing w:before="0" w:after="160" w:line="259" w:lineRule="auto"/>
              <w:rPr>
                <w:rFonts w:eastAsiaTheme="minorHAnsi" w:cs="Arial"/>
                <w:b/>
                <w:szCs w:val="22"/>
                <w:lang w:val="en-SG"/>
              </w:rPr>
            </w:pPr>
            <w:r w:rsidRPr="00D2527C">
              <w:rPr>
                <w:rFonts w:eastAsiaTheme="minorHAnsi" w:cs="Arial"/>
                <w:b/>
                <w:szCs w:val="22"/>
                <w:lang w:val="en-SG"/>
              </w:rPr>
              <w:t>Component</w:t>
            </w:r>
          </w:p>
        </w:tc>
        <w:tc>
          <w:tcPr>
            <w:tcW w:w="2329" w:type="pct"/>
          </w:tcPr>
          <w:p w14:paraId="3031012F" w14:textId="77777777" w:rsidR="00D2527C" w:rsidRPr="00D2527C" w:rsidRDefault="00D2527C" w:rsidP="00D2527C">
            <w:pPr>
              <w:spacing w:before="0" w:after="160" w:line="259" w:lineRule="auto"/>
              <w:rPr>
                <w:rFonts w:eastAsiaTheme="minorHAnsi" w:cs="Arial"/>
                <w:b/>
                <w:szCs w:val="22"/>
                <w:lang w:val="en-SG"/>
              </w:rPr>
            </w:pPr>
            <w:r w:rsidRPr="00D2527C">
              <w:rPr>
                <w:rFonts w:eastAsiaTheme="minorHAnsi" w:cs="Arial"/>
                <w:b/>
                <w:szCs w:val="22"/>
                <w:lang w:val="en-SG"/>
              </w:rPr>
              <w:t>Business Objectives for Project</w:t>
            </w:r>
          </w:p>
        </w:tc>
      </w:tr>
      <w:tr w:rsidR="00D2527C" w:rsidRPr="00D2527C" w14:paraId="2D29024F" w14:textId="77777777" w:rsidTr="0002372C">
        <w:tc>
          <w:tcPr>
            <w:tcW w:w="907" w:type="pct"/>
            <w:vMerge w:val="restart"/>
          </w:tcPr>
          <w:p w14:paraId="23B5B684" w14:textId="77777777" w:rsidR="00D2527C" w:rsidRPr="00D2527C" w:rsidRDefault="00D2527C" w:rsidP="00D2527C">
            <w:pPr>
              <w:spacing w:before="0" w:after="160" w:line="259" w:lineRule="auto"/>
              <w:rPr>
                <w:rFonts w:eastAsiaTheme="minorHAnsi" w:cs="Arial"/>
                <w:szCs w:val="22"/>
                <w:lang w:val="en-SG"/>
              </w:rPr>
            </w:pPr>
            <w:r w:rsidRPr="00D2527C">
              <w:rPr>
                <w:rFonts w:eastAsiaTheme="minorHAnsi" w:cs="Arial"/>
                <w:szCs w:val="22"/>
                <w:lang w:val="en-SG"/>
              </w:rPr>
              <w:t>DST Group</w:t>
            </w:r>
          </w:p>
        </w:tc>
        <w:tc>
          <w:tcPr>
            <w:tcW w:w="1764" w:type="pct"/>
          </w:tcPr>
          <w:p w14:paraId="0D27ADF6" w14:textId="77777777" w:rsidR="00D2527C" w:rsidRPr="00D2527C" w:rsidRDefault="00D2527C" w:rsidP="00D2527C">
            <w:pPr>
              <w:spacing w:before="0" w:after="160" w:line="259" w:lineRule="auto"/>
              <w:rPr>
                <w:rFonts w:eastAsiaTheme="minorHAnsi" w:cs="Arial"/>
                <w:szCs w:val="22"/>
                <w:lang w:val="en-SG"/>
              </w:rPr>
            </w:pPr>
            <w:r w:rsidRPr="00D2527C">
              <w:rPr>
                <w:rFonts w:eastAsiaTheme="minorHAnsi" w:cs="Arial"/>
                <w:szCs w:val="22"/>
                <w:lang w:val="en-SG"/>
              </w:rPr>
              <w:t>Vision</w:t>
            </w:r>
          </w:p>
          <w:p w14:paraId="46497F33" w14:textId="77777777" w:rsidR="00D2527C" w:rsidRPr="00D2527C" w:rsidRDefault="00D2527C" w:rsidP="00FC4C14">
            <w:pPr>
              <w:numPr>
                <w:ilvl w:val="0"/>
                <w:numId w:val="28"/>
              </w:numPr>
              <w:spacing w:before="0" w:after="0" w:line="259" w:lineRule="auto"/>
              <w:contextualSpacing/>
              <w:rPr>
                <w:rFonts w:eastAsiaTheme="minorHAnsi" w:cs="Arial"/>
                <w:szCs w:val="22"/>
                <w:lang w:val="en-SG"/>
              </w:rPr>
              <w:pPrChange w:id="431" w:author="Heinrich, Danielle - heidl003" w:date="2017-10-26T22:32:00Z">
                <w:pPr>
                  <w:numPr>
                    <w:numId w:val="30"/>
                  </w:numPr>
                  <w:spacing w:before="0" w:after="0" w:line="259" w:lineRule="auto"/>
                  <w:ind w:left="720" w:hanging="360"/>
                  <w:contextualSpacing/>
                </w:pPr>
              </w:pPrChange>
            </w:pPr>
            <w:r w:rsidRPr="00D2527C">
              <w:rPr>
                <w:rFonts w:eastAsiaTheme="minorHAnsi" w:cs="Arial"/>
                <w:szCs w:val="22"/>
                <w:lang w:val="en-SG"/>
              </w:rPr>
              <w:t>Support and transform Australia’s defence and national security</w:t>
            </w:r>
          </w:p>
        </w:tc>
        <w:tc>
          <w:tcPr>
            <w:tcW w:w="2329" w:type="pct"/>
          </w:tcPr>
          <w:p w14:paraId="0CA19049" w14:textId="77777777" w:rsidR="00D2527C" w:rsidRPr="00D2527C" w:rsidRDefault="00D2527C" w:rsidP="00D2527C">
            <w:pPr>
              <w:spacing w:before="0" w:after="160" w:line="259" w:lineRule="auto"/>
              <w:rPr>
                <w:rFonts w:eastAsiaTheme="minorHAnsi" w:cs="Arial"/>
                <w:szCs w:val="22"/>
                <w:lang w:val="en-SG"/>
              </w:rPr>
            </w:pPr>
            <w:r w:rsidRPr="00D2527C">
              <w:rPr>
                <w:rFonts w:eastAsiaTheme="minorHAnsi" w:cs="Arial"/>
                <w:szCs w:val="22"/>
                <w:lang w:val="en-SG"/>
              </w:rPr>
              <w:t>Support defence and national security of Australia by allowing personnel to conduct trials in a more realistic environment and review their actions in near real-time. Near real-time analysis could lead to more informed operational decisions</w:t>
            </w:r>
          </w:p>
        </w:tc>
      </w:tr>
      <w:tr w:rsidR="00D2527C" w:rsidRPr="00D2527C" w14:paraId="5A130735" w14:textId="77777777" w:rsidTr="0002372C">
        <w:tc>
          <w:tcPr>
            <w:tcW w:w="907" w:type="pct"/>
            <w:vMerge/>
          </w:tcPr>
          <w:p w14:paraId="194A569C" w14:textId="77777777" w:rsidR="00D2527C" w:rsidRPr="00D2527C" w:rsidRDefault="00D2527C" w:rsidP="00D2527C">
            <w:pPr>
              <w:spacing w:before="0" w:after="160" w:line="259" w:lineRule="auto"/>
              <w:rPr>
                <w:rFonts w:eastAsiaTheme="minorHAnsi" w:cs="Arial"/>
                <w:szCs w:val="22"/>
                <w:lang w:val="en-SG"/>
              </w:rPr>
            </w:pPr>
          </w:p>
        </w:tc>
        <w:tc>
          <w:tcPr>
            <w:tcW w:w="1764" w:type="pct"/>
          </w:tcPr>
          <w:p w14:paraId="53E96434" w14:textId="77777777" w:rsidR="00D2527C" w:rsidRPr="00D2527C" w:rsidRDefault="00D2527C" w:rsidP="00D2527C">
            <w:pPr>
              <w:spacing w:before="0" w:after="160" w:line="259" w:lineRule="auto"/>
              <w:rPr>
                <w:rFonts w:eastAsiaTheme="minorHAnsi" w:cs="Arial"/>
                <w:szCs w:val="22"/>
                <w:lang w:val="en-SG"/>
              </w:rPr>
            </w:pPr>
            <w:r w:rsidRPr="00D2527C">
              <w:rPr>
                <w:rFonts w:eastAsiaTheme="minorHAnsi" w:cs="Arial"/>
                <w:szCs w:val="22"/>
                <w:lang w:val="en-SG"/>
              </w:rPr>
              <w:t>Values</w:t>
            </w:r>
          </w:p>
          <w:p w14:paraId="3BB60E4F" w14:textId="77777777" w:rsidR="00D2527C" w:rsidRPr="00D2527C" w:rsidRDefault="00D2527C" w:rsidP="00FC4C14">
            <w:pPr>
              <w:numPr>
                <w:ilvl w:val="0"/>
                <w:numId w:val="28"/>
              </w:numPr>
              <w:spacing w:before="0" w:after="0" w:line="259" w:lineRule="auto"/>
              <w:contextualSpacing/>
              <w:rPr>
                <w:rFonts w:eastAsiaTheme="minorHAnsi" w:cs="Arial"/>
                <w:szCs w:val="22"/>
                <w:lang w:val="en-SG"/>
              </w:rPr>
              <w:pPrChange w:id="432" w:author="Heinrich, Danielle - heidl003" w:date="2017-10-26T22:32:00Z">
                <w:pPr>
                  <w:numPr>
                    <w:numId w:val="30"/>
                  </w:numPr>
                  <w:spacing w:before="0" w:after="0" w:line="259" w:lineRule="auto"/>
                  <w:ind w:left="720" w:hanging="360"/>
                  <w:contextualSpacing/>
                </w:pPr>
              </w:pPrChange>
            </w:pPr>
            <w:r w:rsidRPr="00D2527C">
              <w:rPr>
                <w:rFonts w:eastAsiaTheme="minorHAnsi" w:cs="Arial"/>
                <w:szCs w:val="22"/>
                <w:lang w:val="en-SG"/>
              </w:rPr>
              <w:t>Innovation – actively looking for better ways of doing business</w:t>
            </w:r>
          </w:p>
        </w:tc>
        <w:tc>
          <w:tcPr>
            <w:tcW w:w="2329" w:type="pct"/>
          </w:tcPr>
          <w:p w14:paraId="524FCA5C" w14:textId="77777777" w:rsidR="00D2527C" w:rsidRPr="00D2527C" w:rsidRDefault="00D2527C" w:rsidP="00D2527C">
            <w:pPr>
              <w:spacing w:before="0" w:after="160" w:line="259" w:lineRule="auto"/>
              <w:rPr>
                <w:rFonts w:eastAsiaTheme="minorHAnsi" w:cs="Arial"/>
                <w:szCs w:val="22"/>
                <w:lang w:val="en-SG"/>
              </w:rPr>
            </w:pPr>
            <w:r w:rsidRPr="00D2527C">
              <w:rPr>
                <w:rFonts w:eastAsiaTheme="minorHAnsi" w:cs="Arial"/>
                <w:szCs w:val="22"/>
                <w:lang w:val="en-SG"/>
              </w:rPr>
              <w:t>Improve how business is done by providing a means in which personnel can conduct trials in a more realistic environment</w:t>
            </w:r>
          </w:p>
        </w:tc>
      </w:tr>
      <w:tr w:rsidR="00D2527C" w:rsidRPr="00D2527C" w14:paraId="29C1D39A" w14:textId="77777777" w:rsidTr="0002372C">
        <w:tc>
          <w:tcPr>
            <w:tcW w:w="907" w:type="pct"/>
            <w:vMerge/>
          </w:tcPr>
          <w:p w14:paraId="270869A7" w14:textId="77777777" w:rsidR="00D2527C" w:rsidRPr="00D2527C" w:rsidRDefault="00D2527C" w:rsidP="00D2527C">
            <w:pPr>
              <w:spacing w:before="0" w:after="160" w:line="259" w:lineRule="auto"/>
              <w:rPr>
                <w:rFonts w:eastAsiaTheme="minorHAnsi" w:cs="Arial"/>
                <w:szCs w:val="22"/>
                <w:lang w:val="en-SG"/>
              </w:rPr>
            </w:pPr>
          </w:p>
        </w:tc>
        <w:tc>
          <w:tcPr>
            <w:tcW w:w="1764" w:type="pct"/>
          </w:tcPr>
          <w:p w14:paraId="08C9E6A4" w14:textId="77777777" w:rsidR="00D2527C" w:rsidRPr="00D2527C" w:rsidRDefault="00D2527C" w:rsidP="00D2527C">
            <w:pPr>
              <w:spacing w:before="0" w:after="160" w:line="259" w:lineRule="auto"/>
              <w:rPr>
                <w:rFonts w:eastAsiaTheme="minorHAnsi" w:cs="Arial"/>
                <w:szCs w:val="22"/>
                <w:lang w:val="en-SG"/>
              </w:rPr>
            </w:pPr>
            <w:r w:rsidRPr="00D2527C">
              <w:rPr>
                <w:rFonts w:eastAsiaTheme="minorHAnsi" w:cs="Arial"/>
                <w:szCs w:val="22"/>
                <w:lang w:val="en-SG"/>
              </w:rPr>
              <w:t>Strategic Initiatives</w:t>
            </w:r>
          </w:p>
          <w:p w14:paraId="44A1D32E" w14:textId="77777777" w:rsidR="00D2527C" w:rsidRPr="00D2527C" w:rsidRDefault="00D2527C" w:rsidP="00FC4C14">
            <w:pPr>
              <w:numPr>
                <w:ilvl w:val="0"/>
                <w:numId w:val="27"/>
              </w:numPr>
              <w:spacing w:before="0" w:after="0" w:line="259" w:lineRule="auto"/>
              <w:contextualSpacing/>
              <w:rPr>
                <w:rFonts w:eastAsiaTheme="minorHAnsi" w:cs="Arial"/>
                <w:szCs w:val="22"/>
                <w:lang w:val="en-SG"/>
              </w:rPr>
              <w:pPrChange w:id="433" w:author="Heinrich, Danielle - heidl003" w:date="2017-10-26T22:32:00Z">
                <w:pPr>
                  <w:numPr>
                    <w:numId w:val="29"/>
                  </w:numPr>
                  <w:spacing w:before="0" w:after="0" w:line="259" w:lineRule="auto"/>
                  <w:ind w:left="720" w:hanging="360"/>
                  <w:contextualSpacing/>
                </w:pPr>
              </w:pPrChange>
            </w:pPr>
            <w:r w:rsidRPr="00D2527C">
              <w:rPr>
                <w:rFonts w:eastAsiaTheme="minorHAnsi" w:cs="Arial"/>
                <w:szCs w:val="22"/>
                <w:lang w:val="en-SG"/>
              </w:rPr>
              <w:t>Strategic engagement with client focus</w:t>
            </w:r>
          </w:p>
        </w:tc>
        <w:tc>
          <w:tcPr>
            <w:tcW w:w="2329" w:type="pct"/>
          </w:tcPr>
          <w:p w14:paraId="0F2F6EFF" w14:textId="77777777" w:rsidR="00D2527C" w:rsidRPr="00D2527C" w:rsidRDefault="00D2527C" w:rsidP="00D2527C">
            <w:pPr>
              <w:spacing w:before="0" w:after="160" w:line="259" w:lineRule="auto"/>
              <w:rPr>
                <w:rFonts w:eastAsiaTheme="minorHAnsi" w:cs="Arial"/>
                <w:szCs w:val="22"/>
                <w:lang w:val="en-SG"/>
              </w:rPr>
            </w:pPr>
            <w:r w:rsidRPr="00D2527C">
              <w:rPr>
                <w:rFonts w:eastAsiaTheme="minorHAnsi" w:cs="Arial"/>
                <w:szCs w:val="22"/>
                <w:lang w:val="en-SG"/>
              </w:rPr>
              <w:t>Client focus is the primary driver for this project as it has been derived through the request of Defence, who are a major client of DST Group</w:t>
            </w:r>
          </w:p>
        </w:tc>
      </w:tr>
      <w:tr w:rsidR="00D2527C" w:rsidRPr="00D2527C" w14:paraId="5C6E167A" w14:textId="77777777" w:rsidTr="0002372C">
        <w:tc>
          <w:tcPr>
            <w:tcW w:w="907" w:type="pct"/>
            <w:vMerge w:val="restart"/>
          </w:tcPr>
          <w:p w14:paraId="0BDF7FCF" w14:textId="77777777" w:rsidR="00D2527C" w:rsidRPr="00D2527C" w:rsidRDefault="00D2527C" w:rsidP="00D2527C">
            <w:pPr>
              <w:spacing w:before="0" w:after="160" w:line="259" w:lineRule="auto"/>
              <w:rPr>
                <w:rFonts w:eastAsiaTheme="minorHAnsi" w:cs="Arial"/>
                <w:szCs w:val="22"/>
                <w:lang w:val="en-SG"/>
              </w:rPr>
            </w:pPr>
            <w:r w:rsidRPr="00D2527C">
              <w:rPr>
                <w:rFonts w:eastAsiaTheme="minorHAnsi" w:cs="Arial"/>
                <w:szCs w:val="22"/>
                <w:lang w:val="en-SG"/>
              </w:rPr>
              <w:t>NSID</w:t>
            </w:r>
          </w:p>
        </w:tc>
        <w:tc>
          <w:tcPr>
            <w:tcW w:w="1764" w:type="pct"/>
          </w:tcPr>
          <w:p w14:paraId="1836D8E8" w14:textId="77777777" w:rsidR="00D2527C" w:rsidRPr="00D2527C" w:rsidRDefault="00D2527C" w:rsidP="00D2527C">
            <w:pPr>
              <w:spacing w:before="0" w:after="160" w:line="259" w:lineRule="auto"/>
              <w:rPr>
                <w:rFonts w:eastAsiaTheme="minorHAnsi" w:cs="Arial"/>
                <w:szCs w:val="22"/>
                <w:lang w:val="en-SG"/>
              </w:rPr>
            </w:pPr>
            <w:r w:rsidRPr="00D2527C">
              <w:rPr>
                <w:rFonts w:eastAsiaTheme="minorHAnsi" w:cs="Arial"/>
                <w:szCs w:val="22"/>
                <w:lang w:val="en-SG"/>
              </w:rPr>
              <w:t>Mission</w:t>
            </w:r>
          </w:p>
          <w:p w14:paraId="0B2BF24F" w14:textId="77777777" w:rsidR="00D2527C" w:rsidRPr="00D2527C" w:rsidRDefault="00D2527C" w:rsidP="00FC4C14">
            <w:pPr>
              <w:numPr>
                <w:ilvl w:val="0"/>
                <w:numId w:val="27"/>
              </w:numPr>
              <w:spacing w:before="0" w:after="0" w:line="259" w:lineRule="auto"/>
              <w:contextualSpacing/>
              <w:rPr>
                <w:rFonts w:eastAsiaTheme="minorHAnsi" w:cs="Arial"/>
                <w:szCs w:val="22"/>
                <w:lang w:val="en-SG"/>
              </w:rPr>
              <w:pPrChange w:id="434" w:author="Heinrich, Danielle - heidl003" w:date="2017-10-26T22:32:00Z">
                <w:pPr>
                  <w:numPr>
                    <w:numId w:val="29"/>
                  </w:numPr>
                  <w:spacing w:before="0" w:after="0" w:line="259" w:lineRule="auto"/>
                  <w:ind w:left="720" w:hanging="360"/>
                  <w:contextualSpacing/>
                </w:pPr>
              </w:pPrChange>
            </w:pPr>
            <w:r w:rsidRPr="00D2527C">
              <w:rPr>
                <w:rFonts w:eastAsiaTheme="minorHAnsi" w:cs="Arial"/>
                <w:szCs w:val="22"/>
                <w:lang w:val="en-SG"/>
              </w:rPr>
              <w:t>To enhance Australia’s capability to produce accurate, relevant, timely and actionable information to enable decision-making superiority for Defence and to support whole-of-Government national security science and technology coordination and delivery</w:t>
            </w:r>
          </w:p>
        </w:tc>
        <w:tc>
          <w:tcPr>
            <w:tcW w:w="2329" w:type="pct"/>
          </w:tcPr>
          <w:p w14:paraId="2FFB72C1" w14:textId="77777777" w:rsidR="00D2527C" w:rsidRPr="00D2527C" w:rsidRDefault="00D2527C" w:rsidP="00D2527C">
            <w:pPr>
              <w:spacing w:before="0" w:after="160" w:line="259" w:lineRule="auto"/>
              <w:rPr>
                <w:rFonts w:eastAsiaTheme="minorHAnsi" w:cs="Arial"/>
                <w:szCs w:val="22"/>
                <w:lang w:val="en-SG"/>
              </w:rPr>
            </w:pPr>
            <w:r w:rsidRPr="00D2527C">
              <w:rPr>
                <w:rFonts w:eastAsiaTheme="minorHAnsi" w:cs="Arial"/>
                <w:szCs w:val="22"/>
                <w:lang w:val="en-SG"/>
              </w:rPr>
              <w:t>Increase the volume of accurate, relevant, timely and actionable information by providing ground truth capabilities during trials. Improve decision-making by enhancing the near real-time situational awareness of troops during trials and allowing near real-time analysis of the trial events as they unfold</w:t>
            </w:r>
          </w:p>
        </w:tc>
      </w:tr>
      <w:tr w:rsidR="00D2527C" w:rsidRPr="00D2527C" w14:paraId="3E9CADB5" w14:textId="77777777" w:rsidTr="0002372C">
        <w:tc>
          <w:tcPr>
            <w:tcW w:w="907" w:type="pct"/>
            <w:vMerge/>
          </w:tcPr>
          <w:p w14:paraId="06612149" w14:textId="77777777" w:rsidR="00D2527C" w:rsidRPr="00D2527C" w:rsidRDefault="00D2527C" w:rsidP="00D2527C">
            <w:pPr>
              <w:spacing w:before="0" w:after="160" w:line="259" w:lineRule="auto"/>
              <w:rPr>
                <w:rFonts w:eastAsiaTheme="minorHAnsi" w:cs="Arial"/>
                <w:szCs w:val="22"/>
                <w:lang w:val="en-SG"/>
              </w:rPr>
            </w:pPr>
          </w:p>
        </w:tc>
        <w:tc>
          <w:tcPr>
            <w:tcW w:w="1764" w:type="pct"/>
          </w:tcPr>
          <w:p w14:paraId="5746B4A0" w14:textId="77777777" w:rsidR="00D2527C" w:rsidRPr="00D2527C" w:rsidRDefault="00D2527C" w:rsidP="00D2527C">
            <w:pPr>
              <w:spacing w:before="0" w:after="160" w:line="259" w:lineRule="auto"/>
              <w:rPr>
                <w:rFonts w:eastAsiaTheme="minorHAnsi" w:cs="Arial"/>
                <w:szCs w:val="22"/>
                <w:lang w:val="en-SG"/>
              </w:rPr>
            </w:pPr>
            <w:r w:rsidRPr="00D2527C">
              <w:rPr>
                <w:rFonts w:eastAsiaTheme="minorHAnsi" w:cs="Arial"/>
                <w:szCs w:val="22"/>
                <w:lang w:val="en-SG"/>
              </w:rPr>
              <w:t>Values</w:t>
            </w:r>
          </w:p>
          <w:p w14:paraId="4E8C466D" w14:textId="77777777" w:rsidR="00D2527C" w:rsidRPr="00D2527C" w:rsidRDefault="00D2527C" w:rsidP="00FC4C14">
            <w:pPr>
              <w:numPr>
                <w:ilvl w:val="0"/>
                <w:numId w:val="27"/>
              </w:numPr>
              <w:spacing w:before="0" w:after="0" w:line="259" w:lineRule="auto"/>
              <w:contextualSpacing/>
              <w:rPr>
                <w:rFonts w:eastAsiaTheme="minorHAnsi" w:cs="Arial"/>
                <w:szCs w:val="22"/>
                <w:lang w:val="en-SG"/>
              </w:rPr>
              <w:pPrChange w:id="435" w:author="Heinrich, Danielle - heidl003" w:date="2017-10-26T22:32:00Z">
                <w:pPr>
                  <w:numPr>
                    <w:numId w:val="29"/>
                  </w:numPr>
                  <w:spacing w:before="0" w:after="0" w:line="259" w:lineRule="auto"/>
                  <w:ind w:left="720" w:hanging="360"/>
                  <w:contextualSpacing/>
                </w:pPr>
              </w:pPrChange>
            </w:pPr>
            <w:r w:rsidRPr="00D2527C">
              <w:rPr>
                <w:rFonts w:eastAsiaTheme="minorHAnsi" w:cs="Arial"/>
                <w:szCs w:val="22"/>
                <w:lang w:val="en-SG"/>
              </w:rPr>
              <w:t xml:space="preserve">Openness – within security constraints, encouraging free information exchange and research collaboration across organisational boundaries enabling new capabilities for the benefit </w:t>
            </w:r>
            <w:r w:rsidRPr="00D2527C">
              <w:rPr>
                <w:rFonts w:eastAsiaTheme="minorHAnsi" w:cs="Arial"/>
                <w:szCs w:val="22"/>
                <w:lang w:val="en-SG"/>
              </w:rPr>
              <w:lastRenderedPageBreak/>
              <w:t>of Australian Defence and national security</w:t>
            </w:r>
          </w:p>
        </w:tc>
        <w:tc>
          <w:tcPr>
            <w:tcW w:w="2329" w:type="pct"/>
          </w:tcPr>
          <w:p w14:paraId="76769770" w14:textId="77777777" w:rsidR="00D2527C" w:rsidRPr="00D2527C" w:rsidRDefault="00D2527C" w:rsidP="00D2527C">
            <w:pPr>
              <w:spacing w:before="0" w:after="160" w:line="259" w:lineRule="auto"/>
              <w:rPr>
                <w:rFonts w:eastAsiaTheme="minorHAnsi" w:cs="Arial"/>
                <w:szCs w:val="22"/>
                <w:lang w:val="en-SG"/>
              </w:rPr>
            </w:pPr>
            <w:r w:rsidRPr="00D2527C">
              <w:rPr>
                <w:rFonts w:eastAsiaTheme="minorHAnsi" w:cs="Arial"/>
                <w:szCs w:val="22"/>
                <w:lang w:val="en-SG"/>
              </w:rPr>
              <w:lastRenderedPageBreak/>
              <w:t>Encourage free information exchange and research collaboration across organisations by utilising free and open source software, working with external organisations for the development of the project and allowing the University of South Australia to further modify and use the software solution without restriction</w:t>
            </w:r>
          </w:p>
        </w:tc>
      </w:tr>
      <w:tr w:rsidR="00D2527C" w:rsidRPr="00D2527C" w14:paraId="3F490A91" w14:textId="77777777" w:rsidTr="0002372C">
        <w:tc>
          <w:tcPr>
            <w:tcW w:w="907" w:type="pct"/>
            <w:vMerge/>
          </w:tcPr>
          <w:p w14:paraId="1BC0C2B6" w14:textId="77777777" w:rsidR="00D2527C" w:rsidRPr="00D2527C" w:rsidRDefault="00D2527C" w:rsidP="00D2527C">
            <w:pPr>
              <w:spacing w:before="0" w:after="160" w:line="259" w:lineRule="auto"/>
              <w:rPr>
                <w:rFonts w:eastAsiaTheme="minorHAnsi" w:cs="Arial"/>
                <w:szCs w:val="22"/>
                <w:lang w:val="en-SG"/>
              </w:rPr>
            </w:pPr>
          </w:p>
        </w:tc>
        <w:tc>
          <w:tcPr>
            <w:tcW w:w="1764" w:type="pct"/>
          </w:tcPr>
          <w:p w14:paraId="4CFA7E4F" w14:textId="77777777" w:rsidR="00D2527C" w:rsidRPr="00D2527C" w:rsidRDefault="00D2527C" w:rsidP="00D2527C">
            <w:pPr>
              <w:spacing w:before="0" w:after="160" w:line="259" w:lineRule="auto"/>
              <w:rPr>
                <w:rFonts w:eastAsiaTheme="minorHAnsi" w:cs="Arial"/>
                <w:szCs w:val="22"/>
                <w:lang w:val="en-SG"/>
              </w:rPr>
            </w:pPr>
            <w:r w:rsidRPr="00D2527C">
              <w:rPr>
                <w:rFonts w:eastAsiaTheme="minorHAnsi" w:cs="Arial"/>
                <w:szCs w:val="22"/>
                <w:lang w:val="en-SG"/>
              </w:rPr>
              <w:t>Core Roles</w:t>
            </w:r>
          </w:p>
          <w:p w14:paraId="40CC6D66" w14:textId="77777777" w:rsidR="00D2527C" w:rsidRPr="00D2527C" w:rsidRDefault="00D2527C" w:rsidP="00FC4C14">
            <w:pPr>
              <w:numPr>
                <w:ilvl w:val="0"/>
                <w:numId w:val="27"/>
              </w:numPr>
              <w:spacing w:before="0" w:after="0" w:line="259" w:lineRule="auto"/>
              <w:contextualSpacing/>
              <w:rPr>
                <w:rFonts w:eastAsiaTheme="minorHAnsi" w:cs="Arial"/>
                <w:szCs w:val="22"/>
                <w:lang w:val="en-SG"/>
              </w:rPr>
              <w:pPrChange w:id="436" w:author="Heinrich, Danielle - heidl003" w:date="2017-10-26T22:32:00Z">
                <w:pPr>
                  <w:numPr>
                    <w:numId w:val="29"/>
                  </w:numPr>
                  <w:spacing w:before="0" w:after="0" w:line="259" w:lineRule="auto"/>
                  <w:ind w:left="720" w:hanging="360"/>
                  <w:contextualSpacing/>
                </w:pPr>
              </w:pPrChange>
            </w:pPr>
            <w:r w:rsidRPr="00D2527C">
              <w:rPr>
                <w:rFonts w:eastAsiaTheme="minorHAnsi" w:cs="Arial"/>
                <w:szCs w:val="22"/>
                <w:lang w:val="en-SG"/>
              </w:rPr>
              <w:t>Sustainment – supports sustainment, improvement and operational effectiveness of Defence ISR systems</w:t>
            </w:r>
          </w:p>
        </w:tc>
        <w:tc>
          <w:tcPr>
            <w:tcW w:w="2329" w:type="pct"/>
          </w:tcPr>
          <w:p w14:paraId="7D8DAD94" w14:textId="77777777" w:rsidR="00D2527C" w:rsidRPr="00D2527C" w:rsidRDefault="00D2527C" w:rsidP="00D2527C">
            <w:pPr>
              <w:spacing w:before="0" w:after="160" w:line="259" w:lineRule="auto"/>
              <w:rPr>
                <w:rFonts w:eastAsiaTheme="minorHAnsi" w:cs="Arial"/>
                <w:szCs w:val="22"/>
                <w:lang w:val="en-SG"/>
              </w:rPr>
            </w:pPr>
            <w:r w:rsidRPr="00D2527C">
              <w:rPr>
                <w:rFonts w:eastAsiaTheme="minorHAnsi" w:cs="Arial"/>
                <w:szCs w:val="22"/>
                <w:lang w:val="en-SG"/>
              </w:rPr>
              <w:t>Boost operational effectiveness of ISR systems by allowing for the testing of exemplar applications in a more realistic setting, which can lead to improved software</w:t>
            </w:r>
          </w:p>
        </w:tc>
      </w:tr>
      <w:tr w:rsidR="00D2527C" w:rsidRPr="00D2527C" w14:paraId="51592131" w14:textId="77777777" w:rsidTr="0002372C">
        <w:tc>
          <w:tcPr>
            <w:tcW w:w="907" w:type="pct"/>
            <w:vMerge/>
          </w:tcPr>
          <w:p w14:paraId="702723A1" w14:textId="77777777" w:rsidR="00D2527C" w:rsidRPr="00D2527C" w:rsidRDefault="00D2527C" w:rsidP="00D2527C">
            <w:pPr>
              <w:spacing w:before="0" w:after="160" w:line="259" w:lineRule="auto"/>
              <w:rPr>
                <w:rFonts w:eastAsiaTheme="minorHAnsi" w:cs="Arial"/>
                <w:szCs w:val="22"/>
                <w:lang w:val="en-SG"/>
              </w:rPr>
            </w:pPr>
          </w:p>
        </w:tc>
        <w:tc>
          <w:tcPr>
            <w:tcW w:w="1764" w:type="pct"/>
          </w:tcPr>
          <w:p w14:paraId="288ED838" w14:textId="77777777" w:rsidR="00D2527C" w:rsidRPr="00D2527C" w:rsidRDefault="00D2527C" w:rsidP="00D2527C">
            <w:pPr>
              <w:spacing w:before="0" w:after="160" w:line="259" w:lineRule="auto"/>
              <w:rPr>
                <w:rFonts w:eastAsiaTheme="minorHAnsi" w:cs="Arial"/>
                <w:szCs w:val="22"/>
                <w:lang w:val="en-SG"/>
              </w:rPr>
            </w:pPr>
            <w:r w:rsidRPr="00D2527C">
              <w:rPr>
                <w:rFonts w:eastAsiaTheme="minorHAnsi" w:cs="Arial"/>
                <w:szCs w:val="22"/>
                <w:lang w:val="en-SG"/>
              </w:rPr>
              <w:t>Science and Technology Capabilities Goals</w:t>
            </w:r>
          </w:p>
          <w:p w14:paraId="0B099239" w14:textId="77777777" w:rsidR="00D2527C" w:rsidRPr="00D2527C" w:rsidRDefault="00D2527C" w:rsidP="00FC4C14">
            <w:pPr>
              <w:numPr>
                <w:ilvl w:val="0"/>
                <w:numId w:val="27"/>
              </w:numPr>
              <w:spacing w:before="0" w:after="0" w:line="259" w:lineRule="auto"/>
              <w:contextualSpacing/>
              <w:rPr>
                <w:rFonts w:eastAsiaTheme="minorHAnsi" w:cs="Arial"/>
                <w:szCs w:val="22"/>
                <w:lang w:val="en-SG"/>
              </w:rPr>
              <w:pPrChange w:id="437" w:author="Heinrich, Danielle - heidl003" w:date="2017-10-26T22:32:00Z">
                <w:pPr>
                  <w:numPr>
                    <w:numId w:val="29"/>
                  </w:numPr>
                  <w:spacing w:before="0" w:after="0" w:line="259" w:lineRule="auto"/>
                  <w:ind w:left="720" w:hanging="360"/>
                  <w:contextualSpacing/>
                </w:pPr>
              </w:pPrChange>
            </w:pPr>
            <w:r w:rsidRPr="00D2527C">
              <w:rPr>
                <w:rFonts w:eastAsiaTheme="minorHAnsi" w:cs="Arial"/>
                <w:szCs w:val="22"/>
                <w:lang w:val="en-SG"/>
              </w:rPr>
              <w:t>Integrated ISR Enterprise Analysis and Experimentation</w:t>
            </w:r>
          </w:p>
          <w:p w14:paraId="093B38D3" w14:textId="77777777" w:rsidR="00D2527C" w:rsidRPr="00D2527C" w:rsidRDefault="00D2527C" w:rsidP="00FC4C14">
            <w:pPr>
              <w:numPr>
                <w:ilvl w:val="0"/>
                <w:numId w:val="27"/>
              </w:numPr>
              <w:spacing w:before="0" w:after="0" w:line="259" w:lineRule="auto"/>
              <w:contextualSpacing/>
              <w:rPr>
                <w:rFonts w:eastAsiaTheme="minorHAnsi" w:cs="Arial"/>
                <w:szCs w:val="22"/>
                <w:lang w:val="en-SG"/>
              </w:rPr>
              <w:pPrChange w:id="438" w:author="Heinrich, Danielle - heidl003" w:date="2017-10-26T22:32:00Z">
                <w:pPr>
                  <w:numPr>
                    <w:numId w:val="29"/>
                  </w:numPr>
                  <w:spacing w:before="0" w:after="0" w:line="259" w:lineRule="auto"/>
                  <w:ind w:left="720" w:hanging="360"/>
                  <w:contextualSpacing/>
                </w:pPr>
              </w:pPrChange>
            </w:pPr>
            <w:r w:rsidRPr="00D2527C">
              <w:rPr>
                <w:rFonts w:eastAsiaTheme="minorHAnsi" w:cs="Arial"/>
                <w:szCs w:val="22"/>
                <w:lang w:val="en-SG"/>
              </w:rPr>
              <w:t>Integrated ISR Architecture Development and Demonstration</w:t>
            </w:r>
          </w:p>
        </w:tc>
        <w:tc>
          <w:tcPr>
            <w:tcW w:w="2329" w:type="pct"/>
          </w:tcPr>
          <w:p w14:paraId="3FFFBF42" w14:textId="77777777" w:rsidR="00D2527C" w:rsidRPr="00D2527C" w:rsidRDefault="00D2527C" w:rsidP="00D2527C">
            <w:pPr>
              <w:spacing w:before="0" w:after="160" w:line="259" w:lineRule="auto"/>
              <w:rPr>
                <w:rFonts w:eastAsiaTheme="minorHAnsi" w:cs="Arial"/>
                <w:szCs w:val="22"/>
                <w:lang w:val="en-SG"/>
              </w:rPr>
            </w:pPr>
            <w:r w:rsidRPr="00D2527C">
              <w:rPr>
                <w:rFonts w:eastAsiaTheme="minorHAnsi" w:cs="Arial"/>
                <w:szCs w:val="22"/>
                <w:lang w:val="en-SG"/>
              </w:rPr>
              <w:t>By improving the realism of science and technology experimental trials. Provides test data that can be fed into exemplar software to shape possible system integration with Blue Force Tracking systems.</w:t>
            </w:r>
          </w:p>
        </w:tc>
      </w:tr>
      <w:tr w:rsidR="00D2527C" w:rsidRPr="00D2527C" w14:paraId="6A062106" w14:textId="77777777" w:rsidTr="0002372C">
        <w:tc>
          <w:tcPr>
            <w:tcW w:w="907" w:type="pct"/>
            <w:vMerge/>
          </w:tcPr>
          <w:p w14:paraId="635B22F3" w14:textId="77777777" w:rsidR="00D2527C" w:rsidRPr="00D2527C" w:rsidRDefault="00D2527C" w:rsidP="00D2527C">
            <w:pPr>
              <w:spacing w:before="0" w:after="160" w:line="259" w:lineRule="auto"/>
              <w:rPr>
                <w:rFonts w:eastAsiaTheme="minorHAnsi" w:cs="Arial"/>
                <w:szCs w:val="22"/>
                <w:lang w:val="en-SG"/>
              </w:rPr>
            </w:pPr>
          </w:p>
        </w:tc>
        <w:tc>
          <w:tcPr>
            <w:tcW w:w="1764" w:type="pct"/>
          </w:tcPr>
          <w:p w14:paraId="3A58AF6D" w14:textId="77777777" w:rsidR="00D2527C" w:rsidRPr="00D2527C" w:rsidRDefault="00D2527C" w:rsidP="00D2527C">
            <w:pPr>
              <w:spacing w:before="0" w:after="160" w:line="259" w:lineRule="auto"/>
              <w:rPr>
                <w:rFonts w:eastAsiaTheme="minorHAnsi" w:cs="Arial"/>
                <w:szCs w:val="22"/>
                <w:lang w:val="en-SG"/>
              </w:rPr>
            </w:pPr>
            <w:r w:rsidRPr="00D2527C">
              <w:rPr>
                <w:rFonts w:eastAsiaTheme="minorHAnsi" w:cs="Arial"/>
                <w:szCs w:val="22"/>
                <w:lang w:val="en-SG"/>
              </w:rPr>
              <w:t>Science and Technology Capabilities Goals</w:t>
            </w:r>
          </w:p>
          <w:p w14:paraId="774EB8B1" w14:textId="77777777" w:rsidR="00D2527C" w:rsidRPr="00D2527C" w:rsidRDefault="00D2527C" w:rsidP="00FC4C14">
            <w:pPr>
              <w:numPr>
                <w:ilvl w:val="0"/>
                <w:numId w:val="27"/>
              </w:numPr>
              <w:spacing w:before="0" w:after="0" w:line="259" w:lineRule="auto"/>
              <w:contextualSpacing/>
              <w:rPr>
                <w:rFonts w:eastAsiaTheme="minorHAnsi" w:cs="Arial"/>
                <w:szCs w:val="22"/>
                <w:lang w:val="en-SG"/>
              </w:rPr>
              <w:pPrChange w:id="439" w:author="Heinrich, Danielle - heidl003" w:date="2017-10-26T22:32:00Z">
                <w:pPr>
                  <w:numPr>
                    <w:numId w:val="29"/>
                  </w:numPr>
                  <w:spacing w:before="0" w:after="0" w:line="259" w:lineRule="auto"/>
                  <w:ind w:left="720" w:hanging="360"/>
                  <w:contextualSpacing/>
                </w:pPr>
              </w:pPrChange>
            </w:pPr>
            <w:r w:rsidRPr="00D2527C">
              <w:rPr>
                <w:rFonts w:eastAsiaTheme="minorHAnsi" w:cs="Arial"/>
                <w:szCs w:val="22"/>
                <w:lang w:val="en-SG"/>
              </w:rPr>
              <w:t>Multi Source Data Analysis and Information Fusion</w:t>
            </w:r>
          </w:p>
        </w:tc>
        <w:tc>
          <w:tcPr>
            <w:tcW w:w="2329" w:type="pct"/>
          </w:tcPr>
          <w:p w14:paraId="2210652D" w14:textId="77777777" w:rsidR="00D2527C" w:rsidRPr="00D2527C" w:rsidRDefault="00D2527C" w:rsidP="004B7614">
            <w:pPr>
              <w:keepNext/>
              <w:spacing w:before="0" w:after="160" w:line="259" w:lineRule="auto"/>
              <w:rPr>
                <w:rFonts w:eastAsiaTheme="minorHAnsi" w:cs="Arial"/>
                <w:szCs w:val="22"/>
                <w:lang w:val="en-SG"/>
              </w:rPr>
            </w:pPr>
            <w:r w:rsidRPr="00D2527C">
              <w:rPr>
                <w:rFonts w:eastAsiaTheme="minorHAnsi" w:cs="Arial"/>
                <w:szCs w:val="22"/>
                <w:lang w:val="en-SG"/>
              </w:rPr>
              <w:t>By enhancing the near real-time situational awareness of troops during trials and allowing near real-time analysis of the trial events as they unfold</w:t>
            </w:r>
          </w:p>
        </w:tc>
      </w:tr>
    </w:tbl>
    <w:p w14:paraId="44AD4DCC" w14:textId="61EA131B" w:rsidR="00D2527C" w:rsidRDefault="00C95BBD" w:rsidP="004B7614">
      <w:pPr>
        <w:pStyle w:val="Caption"/>
      </w:pPr>
      <w:r>
        <w:t xml:space="preserve">Table </w:t>
      </w:r>
      <w:r>
        <w:fldChar w:fldCharType="begin"/>
      </w:r>
      <w:r>
        <w:instrText xml:space="preserve"> SEQ Table \* ARABIC </w:instrText>
      </w:r>
      <w:r>
        <w:fldChar w:fldCharType="separate"/>
      </w:r>
      <w:r>
        <w:rPr>
          <w:noProof/>
        </w:rPr>
        <w:t>1</w:t>
      </w:r>
      <w:r>
        <w:fldChar w:fldCharType="end"/>
      </w:r>
      <w:r>
        <w:t>: Business objectives supporting DST Group and NSID strategic plans</w:t>
      </w:r>
    </w:p>
    <w:p w14:paraId="6BEBDC3B" w14:textId="667ACB2F" w:rsidR="00C95BBD" w:rsidRPr="004B7614" w:rsidRDefault="00C95BBD" w:rsidP="00C95BBD">
      <w:r>
        <w:t>Table 1 outlines the business objectives for the project which relate to the strategic plans.</w:t>
      </w:r>
    </w:p>
    <w:p w14:paraId="516AB224" w14:textId="17FF3055" w:rsidR="00E27B42" w:rsidRDefault="009506FD" w:rsidP="000E5330">
      <w:pPr>
        <w:pStyle w:val="Heading3"/>
      </w:pPr>
      <w:bookmarkStart w:id="440" w:name="_Toc496820064"/>
      <w:bookmarkEnd w:id="428"/>
      <w:r>
        <w:t>Project Description</w:t>
      </w:r>
      <w:bookmarkEnd w:id="440"/>
    </w:p>
    <w:p w14:paraId="651794DF" w14:textId="346BF4A6" w:rsidR="00693D92" w:rsidRDefault="00CC6D83" w:rsidP="00CC6D83">
      <w:r>
        <w:t>There are two major components to this project</w:t>
      </w:r>
      <w:r w:rsidR="00693D92">
        <w:t>:</w:t>
      </w:r>
    </w:p>
    <w:p w14:paraId="4D24ECF7" w14:textId="5BEEF01B" w:rsidR="00693D92" w:rsidRDefault="00CC6D83" w:rsidP="00CC6D83">
      <w:r>
        <w:t xml:space="preserve">Firstly, Android devices with an application capable of capturing and forwarding periodic GPS updates and other pertinent data to an internet connected server will simulate the functionality of a Blue Force Tracking system being able to receive information relating to friendly and enemy forces; the Android devices will represent friend or foe systems. </w:t>
      </w:r>
    </w:p>
    <w:p w14:paraId="5BCE7ADD" w14:textId="2546444D" w:rsidR="00CC6D83" w:rsidRDefault="00CC6D83" w:rsidP="00CC6D83">
      <w:r>
        <w:t>The second component consist</w:t>
      </w:r>
      <w:r w:rsidR="00693D92">
        <w:t>s</w:t>
      </w:r>
      <w:r>
        <w:t xml:space="preserve"> of a server, which will generate a</w:t>
      </w:r>
      <w:r w:rsidRPr="00EF46D1">
        <w:t xml:space="preserve"> web-base</w:t>
      </w:r>
      <w:r>
        <w:t xml:space="preserve">d situational awareness display of the Android devices, as well as </w:t>
      </w:r>
      <w:r w:rsidRPr="00EF46D1">
        <w:t xml:space="preserve">pass a stream of the collated GPS positions </w:t>
      </w:r>
      <w:r>
        <w:t>and relevant data of devices to a data diode. While traditional Blue Force Tracking systems are able to determine and send their own location, the simulated server will not have this functionality. In addition, the server will not feature command-and-control software and will therefore not be capable of giving or receiving orders to actor devices.</w:t>
      </w:r>
    </w:p>
    <w:p w14:paraId="696B26D7" w14:textId="77777777" w:rsidR="00961F4D" w:rsidRDefault="00961F4D" w:rsidP="00961F4D">
      <w:r>
        <w:t xml:space="preserve">The tracking devices along with the server and situational awareness visualisation </w:t>
      </w:r>
      <w:r w:rsidRPr="00EF46D1">
        <w:t xml:space="preserve">will </w:t>
      </w:r>
      <w:r>
        <w:t xml:space="preserve">emulate the functionality </w:t>
      </w:r>
      <w:r w:rsidRPr="00EF46D1">
        <w:t xml:space="preserve">of Blue Force Tracking systems </w:t>
      </w:r>
      <w:r>
        <w:t xml:space="preserve">for use </w:t>
      </w:r>
      <w:r w:rsidRPr="00EF46D1">
        <w:t>in future trials.</w:t>
      </w:r>
    </w:p>
    <w:p w14:paraId="13B6F38D" w14:textId="77777777" w:rsidR="00961F4D" w:rsidRDefault="00961F4D" w:rsidP="00CC6D83"/>
    <w:p w14:paraId="55A3C146" w14:textId="74FA8251" w:rsidR="00961F4D" w:rsidRDefault="00CC6D83" w:rsidP="00961F4D">
      <w:pPr>
        <w:pStyle w:val="Caption"/>
      </w:pPr>
      <w:r>
        <w:object w:dxaOrig="13455" w:dyaOrig="8415" w14:anchorId="6D3E24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93" type="#_x0000_t75" style="width:467.25pt;height:291.75pt" o:ole="">
            <v:imagedata r:id="rId10" o:title=""/>
          </v:shape>
          <o:OLEObject Type="Embed" ProgID="Visio.Drawing.15" ShapeID="_x0000_i1293" DrawAspect="Content" ObjectID="_1570562532" r:id="rId11"/>
        </w:object>
      </w:r>
      <w:r w:rsidR="00961F4D" w:rsidRPr="00961F4D">
        <w:t xml:space="preserve"> </w:t>
      </w:r>
      <w:r w:rsidR="00961F4D">
        <w:t xml:space="preserve">Figure </w:t>
      </w:r>
      <w:r w:rsidR="00961F4D">
        <w:fldChar w:fldCharType="begin"/>
      </w:r>
      <w:r w:rsidR="00961F4D">
        <w:instrText xml:space="preserve"> SEQ Figure \* ARABIC </w:instrText>
      </w:r>
      <w:r w:rsidR="00961F4D">
        <w:fldChar w:fldCharType="separate"/>
      </w:r>
      <w:r w:rsidR="009D5727">
        <w:rPr>
          <w:noProof/>
        </w:rPr>
        <w:t>1</w:t>
      </w:r>
      <w:r w:rsidR="00961F4D">
        <w:fldChar w:fldCharType="end"/>
      </w:r>
      <w:r w:rsidR="00961F4D">
        <w:t>: Commodity Blue-Force Situation Awareness</w:t>
      </w:r>
    </w:p>
    <w:p w14:paraId="292877A9" w14:textId="77777777" w:rsidR="00CC6D83" w:rsidRDefault="00CC6D83" w:rsidP="00CC6D83">
      <w:r>
        <w:t>Figure 1 illustrates how the system will operate during a trial. From the left of the diagram, Android devices are carried by actor vehicles and people as they move around the exercise area. These devices, loaded with the afore mentioned application, will send periodic position update reports to an internet connected server. On the right-hand side, the server will parser the messages from the devices, generate a situational awareness display and pass a stream of the collated device data to a cross-domain diode. In the top right of the diagram, an actor with an internet connected device will be able to access the situational awareness display produced by the server using a web browser.</w:t>
      </w:r>
    </w:p>
    <w:p w14:paraId="6176909D" w14:textId="792936F1" w:rsidR="00CC6D83" w:rsidRPr="00CC6D83" w:rsidRDefault="00CC6D83" w:rsidP="009506FD">
      <w:r>
        <w:t>In order to reduce the software development efforts, both the Android application and the internet connected server</w:t>
      </w:r>
      <w:r w:rsidRPr="00F04A48">
        <w:t xml:space="preserve"> </w:t>
      </w:r>
      <w:r>
        <w:t>application may be derived from existing open source software.</w:t>
      </w:r>
    </w:p>
    <w:p w14:paraId="0540F68F" w14:textId="2F96F6F5" w:rsidR="00E27B42" w:rsidRDefault="009506FD" w:rsidP="00E27B42">
      <w:pPr>
        <w:pStyle w:val="Heading4"/>
      </w:pPr>
      <w:bookmarkStart w:id="441" w:name="_Toc481421523"/>
      <w:bookmarkStart w:id="442" w:name="_Toc496820065"/>
      <w:r>
        <w:t>Project Objectives and Success Criteria</w:t>
      </w:r>
      <w:bookmarkEnd w:id="441"/>
      <w:bookmarkEnd w:id="442"/>
    </w:p>
    <w:p w14:paraId="68A8C464" w14:textId="7CF44D13" w:rsidR="009506FD" w:rsidRPr="00FD6E83" w:rsidRDefault="00FD6E83" w:rsidP="00FD6E83">
      <w:bookmarkStart w:id="443" w:name="_Toc403385930"/>
      <w:r w:rsidRPr="00FD6E83">
        <w:t>Develop a simulated commodity-based Blue Force Tracking system for the purpose of science and technology trials within 13 weeks.</w:t>
      </w:r>
    </w:p>
    <w:p w14:paraId="2625347D" w14:textId="4267624B" w:rsidR="00E27B42" w:rsidRDefault="009506FD" w:rsidP="00E27B42">
      <w:pPr>
        <w:pStyle w:val="Heading4"/>
      </w:pPr>
      <w:bookmarkStart w:id="444" w:name="_Toc481421524"/>
      <w:bookmarkStart w:id="445" w:name="_Toc496820066"/>
      <w:bookmarkEnd w:id="443"/>
      <w:r>
        <w:t>Requirements</w:t>
      </w:r>
      <w:bookmarkEnd w:id="444"/>
      <w:bookmarkEnd w:id="445"/>
    </w:p>
    <w:p w14:paraId="17E8BD2C" w14:textId="77777777" w:rsidR="00FD6E83" w:rsidRPr="00FD6E83" w:rsidRDefault="00FD6E83" w:rsidP="00FD6E83">
      <w:pPr>
        <w:rPr>
          <w:rFonts w:cs="Arial"/>
        </w:rPr>
      </w:pPr>
      <w:r w:rsidRPr="00FD6E83">
        <w:rPr>
          <w:rFonts w:cs="Arial"/>
        </w:rPr>
        <w:t>Input from the project sponsor has emphasised a number of high-level project requirements which act as guidelines within which the project must conform:</w:t>
      </w:r>
    </w:p>
    <w:p w14:paraId="56AE0A57" w14:textId="77777777" w:rsidR="00FD6E83" w:rsidRPr="00FD6E83" w:rsidRDefault="00FD6E83" w:rsidP="00FC4C14">
      <w:pPr>
        <w:pStyle w:val="ListParagraph"/>
        <w:numPr>
          <w:ilvl w:val="0"/>
          <w:numId w:val="29"/>
        </w:numPr>
        <w:rPr>
          <w:rFonts w:ascii="Arial" w:hAnsi="Arial" w:cs="Arial"/>
        </w:rPr>
        <w:pPrChange w:id="446" w:author="Heinrich, Danielle - heidl003" w:date="2017-10-26T22:32:00Z">
          <w:pPr>
            <w:pStyle w:val="ListParagraph"/>
            <w:numPr>
              <w:numId w:val="31"/>
            </w:numPr>
            <w:ind w:hanging="360"/>
          </w:pPr>
        </w:pPrChange>
      </w:pPr>
      <w:r w:rsidRPr="00FD6E83">
        <w:rPr>
          <w:rFonts w:ascii="Arial" w:hAnsi="Arial" w:cs="Arial"/>
        </w:rPr>
        <w:t>The system must emulate the functionality of Blue Force Tracking systems</w:t>
      </w:r>
    </w:p>
    <w:p w14:paraId="6DCF7EC6" w14:textId="77777777" w:rsidR="00FD6E83" w:rsidRPr="00FD6E83" w:rsidRDefault="00FD6E83" w:rsidP="00FC4C14">
      <w:pPr>
        <w:pStyle w:val="ListParagraph"/>
        <w:numPr>
          <w:ilvl w:val="1"/>
          <w:numId w:val="29"/>
        </w:numPr>
        <w:rPr>
          <w:rFonts w:ascii="Arial" w:hAnsi="Arial" w:cs="Arial"/>
        </w:rPr>
        <w:pPrChange w:id="447" w:author="Heinrich, Danielle - heidl003" w:date="2017-10-26T22:32:00Z">
          <w:pPr>
            <w:pStyle w:val="ListParagraph"/>
            <w:numPr>
              <w:ilvl w:val="1"/>
              <w:numId w:val="31"/>
            </w:numPr>
            <w:ind w:left="1440" w:hanging="360"/>
          </w:pPr>
        </w:pPrChange>
      </w:pPr>
      <w:r w:rsidRPr="00FD6E83">
        <w:rPr>
          <w:rFonts w:ascii="Arial" w:hAnsi="Arial" w:cs="Arial"/>
        </w:rPr>
        <w:t>In Blue Force Tracking systems, the system knows its own location, as well as the location of other devices. For the project, the backend server does not need to know its own location</w:t>
      </w:r>
    </w:p>
    <w:p w14:paraId="4C3F6398" w14:textId="77777777" w:rsidR="00FD6E83" w:rsidRPr="00FD6E83" w:rsidRDefault="00FD6E83" w:rsidP="00FC4C14">
      <w:pPr>
        <w:pStyle w:val="ListParagraph"/>
        <w:numPr>
          <w:ilvl w:val="1"/>
          <w:numId w:val="29"/>
        </w:numPr>
        <w:rPr>
          <w:rFonts w:ascii="Arial" w:hAnsi="Arial" w:cs="Arial"/>
        </w:rPr>
        <w:pPrChange w:id="448" w:author="Heinrich, Danielle - heidl003" w:date="2017-10-26T22:32:00Z">
          <w:pPr>
            <w:pStyle w:val="ListParagraph"/>
            <w:numPr>
              <w:ilvl w:val="1"/>
              <w:numId w:val="31"/>
            </w:numPr>
            <w:ind w:left="1440" w:hanging="360"/>
          </w:pPr>
        </w:pPrChange>
      </w:pPr>
      <w:r w:rsidRPr="00FD6E83">
        <w:rPr>
          <w:rFonts w:ascii="Arial" w:hAnsi="Arial" w:cs="Arial"/>
        </w:rPr>
        <w:t>Android devices do not need to know the location of other Android devices</w:t>
      </w:r>
    </w:p>
    <w:p w14:paraId="36DCAD30" w14:textId="77777777" w:rsidR="00FD6E83" w:rsidRPr="00FD6E83" w:rsidRDefault="00FD6E83" w:rsidP="00FC4C14">
      <w:pPr>
        <w:pStyle w:val="ListParagraph"/>
        <w:numPr>
          <w:ilvl w:val="0"/>
          <w:numId w:val="29"/>
        </w:numPr>
        <w:rPr>
          <w:rFonts w:ascii="Arial" w:hAnsi="Arial" w:cs="Arial"/>
        </w:rPr>
        <w:pPrChange w:id="449" w:author="Heinrich, Danielle - heidl003" w:date="2017-10-26T22:32:00Z">
          <w:pPr>
            <w:pStyle w:val="ListParagraph"/>
            <w:numPr>
              <w:numId w:val="31"/>
            </w:numPr>
            <w:ind w:hanging="360"/>
          </w:pPr>
        </w:pPrChange>
      </w:pPr>
      <w:r w:rsidRPr="00FD6E83">
        <w:rPr>
          <w:rFonts w:ascii="Arial" w:hAnsi="Arial" w:cs="Arial"/>
        </w:rPr>
        <w:lastRenderedPageBreak/>
        <w:t>The server shall support up to 20 Android devices at a time, but an extensible solution that supports a greater number of devices is desirable</w:t>
      </w:r>
    </w:p>
    <w:p w14:paraId="4AECE4A7" w14:textId="77777777" w:rsidR="00FD6E83" w:rsidRPr="00FD6E83" w:rsidRDefault="00FD6E83" w:rsidP="00FC4C14">
      <w:pPr>
        <w:pStyle w:val="ListParagraph"/>
        <w:numPr>
          <w:ilvl w:val="0"/>
          <w:numId w:val="29"/>
        </w:numPr>
        <w:rPr>
          <w:rFonts w:ascii="Arial" w:hAnsi="Arial" w:cs="Arial"/>
        </w:rPr>
        <w:pPrChange w:id="450" w:author="Heinrich, Danielle - heidl003" w:date="2017-10-26T22:32:00Z">
          <w:pPr>
            <w:pStyle w:val="ListParagraph"/>
            <w:numPr>
              <w:numId w:val="31"/>
            </w:numPr>
            <w:ind w:hanging="360"/>
          </w:pPr>
        </w:pPrChange>
      </w:pPr>
      <w:r w:rsidRPr="00FD6E83">
        <w:rPr>
          <w:rFonts w:ascii="Arial" w:hAnsi="Arial" w:cs="Arial"/>
        </w:rPr>
        <w:t>Android devices must have the following configurable attributes:</w:t>
      </w:r>
    </w:p>
    <w:p w14:paraId="7D0CA8D1" w14:textId="77777777" w:rsidR="00FD6E83" w:rsidRPr="00FD6E83" w:rsidRDefault="00FD6E83" w:rsidP="00FC4C14">
      <w:pPr>
        <w:pStyle w:val="ListParagraph"/>
        <w:numPr>
          <w:ilvl w:val="1"/>
          <w:numId w:val="29"/>
        </w:numPr>
        <w:rPr>
          <w:rFonts w:ascii="Arial" w:hAnsi="Arial" w:cs="Arial"/>
        </w:rPr>
        <w:pPrChange w:id="451" w:author="Heinrich, Danielle - heidl003" w:date="2017-10-26T22:32:00Z">
          <w:pPr>
            <w:pStyle w:val="ListParagraph"/>
            <w:numPr>
              <w:ilvl w:val="1"/>
              <w:numId w:val="31"/>
            </w:numPr>
            <w:ind w:left="1440" w:hanging="360"/>
          </w:pPr>
        </w:pPrChange>
      </w:pPr>
      <w:r w:rsidRPr="00FD6E83">
        <w:rPr>
          <w:rFonts w:ascii="Arial" w:hAnsi="Arial" w:cs="Arial"/>
        </w:rPr>
        <w:t>Location upload intervals, with a minimum upload time of 1 second</w:t>
      </w:r>
    </w:p>
    <w:p w14:paraId="69B54512" w14:textId="77777777" w:rsidR="00FD6E83" w:rsidRPr="00FD6E83" w:rsidRDefault="00FD6E83" w:rsidP="00FC4C14">
      <w:pPr>
        <w:pStyle w:val="ListParagraph"/>
        <w:numPr>
          <w:ilvl w:val="1"/>
          <w:numId w:val="29"/>
        </w:numPr>
        <w:rPr>
          <w:rFonts w:ascii="Arial" w:hAnsi="Arial" w:cs="Arial"/>
        </w:rPr>
        <w:pPrChange w:id="452" w:author="Heinrich, Danielle - heidl003" w:date="2017-10-26T22:32:00Z">
          <w:pPr>
            <w:pStyle w:val="ListParagraph"/>
            <w:numPr>
              <w:ilvl w:val="1"/>
              <w:numId w:val="31"/>
            </w:numPr>
            <w:ind w:left="1440" w:hanging="360"/>
          </w:pPr>
        </w:pPrChange>
      </w:pPr>
      <w:r w:rsidRPr="00FD6E83">
        <w:rPr>
          <w:rFonts w:ascii="Arial" w:hAnsi="Arial" w:cs="Arial"/>
        </w:rPr>
        <w:t>Server IP address and port</w:t>
      </w:r>
    </w:p>
    <w:p w14:paraId="6A27BA26" w14:textId="77777777" w:rsidR="00FD6E83" w:rsidRPr="00FD6E83" w:rsidRDefault="00FD6E83" w:rsidP="00FC4C14">
      <w:pPr>
        <w:pStyle w:val="ListParagraph"/>
        <w:numPr>
          <w:ilvl w:val="0"/>
          <w:numId w:val="29"/>
        </w:numPr>
        <w:rPr>
          <w:rFonts w:ascii="Arial" w:hAnsi="Arial" w:cs="Arial"/>
        </w:rPr>
        <w:pPrChange w:id="453" w:author="Heinrich, Danielle - heidl003" w:date="2017-10-26T22:32:00Z">
          <w:pPr>
            <w:pStyle w:val="ListParagraph"/>
            <w:numPr>
              <w:numId w:val="31"/>
            </w:numPr>
            <w:ind w:hanging="360"/>
          </w:pPr>
        </w:pPrChange>
      </w:pPr>
      <w:r w:rsidRPr="00FD6E83">
        <w:rPr>
          <w:rFonts w:ascii="Arial" w:hAnsi="Arial" w:cs="Arial"/>
        </w:rPr>
        <w:t>Location data sent to the server must be collaborated and output as a UDP stream</w:t>
      </w:r>
    </w:p>
    <w:p w14:paraId="111D3241" w14:textId="77777777" w:rsidR="00FD6E83" w:rsidRPr="00FD6E83" w:rsidRDefault="00FD6E83" w:rsidP="00FC4C14">
      <w:pPr>
        <w:pStyle w:val="ListParagraph"/>
        <w:numPr>
          <w:ilvl w:val="1"/>
          <w:numId w:val="29"/>
        </w:numPr>
        <w:rPr>
          <w:rFonts w:ascii="Arial" w:hAnsi="Arial" w:cs="Arial"/>
        </w:rPr>
        <w:pPrChange w:id="454" w:author="Heinrich, Danielle - heidl003" w:date="2017-10-26T22:32:00Z">
          <w:pPr>
            <w:pStyle w:val="ListParagraph"/>
            <w:numPr>
              <w:ilvl w:val="1"/>
              <w:numId w:val="31"/>
            </w:numPr>
            <w:ind w:left="1440" w:hanging="360"/>
          </w:pPr>
        </w:pPrChange>
      </w:pPr>
      <w:r w:rsidRPr="00FD6E83">
        <w:rPr>
          <w:rFonts w:ascii="Arial" w:hAnsi="Arial" w:cs="Arial"/>
        </w:rPr>
        <w:t>Collaborated data should handle the data of multiple Android units simultaneously</w:t>
      </w:r>
    </w:p>
    <w:p w14:paraId="281D910D" w14:textId="77777777" w:rsidR="00FD6E83" w:rsidRPr="00FD6E83" w:rsidRDefault="00FD6E83" w:rsidP="00FC4C14">
      <w:pPr>
        <w:pStyle w:val="ListParagraph"/>
        <w:numPr>
          <w:ilvl w:val="1"/>
          <w:numId w:val="29"/>
        </w:numPr>
        <w:rPr>
          <w:rFonts w:ascii="Arial" w:hAnsi="Arial" w:cs="Arial"/>
        </w:rPr>
        <w:pPrChange w:id="455" w:author="Heinrich, Danielle - heidl003" w:date="2017-10-26T22:32:00Z">
          <w:pPr>
            <w:pStyle w:val="ListParagraph"/>
            <w:numPr>
              <w:ilvl w:val="1"/>
              <w:numId w:val="31"/>
            </w:numPr>
            <w:ind w:left="1440" w:hanging="360"/>
          </w:pPr>
        </w:pPrChange>
      </w:pPr>
      <w:r w:rsidRPr="00FD6E83">
        <w:rPr>
          <w:rFonts w:ascii="Arial" w:hAnsi="Arial" w:cs="Arial"/>
        </w:rPr>
        <w:t>Data output as a UDP stream needs to be of a format specified by the client</w:t>
      </w:r>
    </w:p>
    <w:p w14:paraId="1152645C" w14:textId="77777777" w:rsidR="00FD6E83" w:rsidRPr="00FD6E83" w:rsidRDefault="00FD6E83" w:rsidP="00FC4C14">
      <w:pPr>
        <w:pStyle w:val="ListParagraph"/>
        <w:numPr>
          <w:ilvl w:val="0"/>
          <w:numId w:val="29"/>
        </w:numPr>
        <w:rPr>
          <w:rFonts w:ascii="Arial" w:hAnsi="Arial" w:cs="Arial"/>
        </w:rPr>
        <w:pPrChange w:id="456" w:author="Heinrich, Danielle - heidl003" w:date="2017-10-26T22:32:00Z">
          <w:pPr>
            <w:pStyle w:val="ListParagraph"/>
            <w:numPr>
              <w:numId w:val="31"/>
            </w:numPr>
            <w:ind w:hanging="360"/>
          </w:pPr>
        </w:pPrChange>
      </w:pPr>
      <w:r w:rsidRPr="00FD6E83">
        <w:rPr>
          <w:rFonts w:ascii="Arial" w:hAnsi="Arial" w:cs="Arial"/>
        </w:rPr>
        <w:t>Location data must be sent from an Android device, reach the server and be output as a UDP stream within 5 seconds</w:t>
      </w:r>
    </w:p>
    <w:p w14:paraId="20E0DF96" w14:textId="77777777" w:rsidR="00FD6E83" w:rsidRPr="00FD6E83" w:rsidRDefault="00FD6E83" w:rsidP="00FC4C14">
      <w:pPr>
        <w:pStyle w:val="ListParagraph"/>
        <w:numPr>
          <w:ilvl w:val="0"/>
          <w:numId w:val="29"/>
        </w:numPr>
        <w:rPr>
          <w:rFonts w:ascii="Arial" w:hAnsi="Arial" w:cs="Arial"/>
        </w:rPr>
        <w:pPrChange w:id="457" w:author="Heinrich, Danielle - heidl003" w:date="2017-10-26T22:32:00Z">
          <w:pPr>
            <w:pStyle w:val="ListParagraph"/>
            <w:numPr>
              <w:numId w:val="31"/>
            </w:numPr>
            <w:ind w:hanging="360"/>
          </w:pPr>
        </w:pPrChange>
      </w:pPr>
      <w:r w:rsidRPr="00FD6E83">
        <w:rPr>
          <w:rFonts w:ascii="Arial" w:hAnsi="Arial" w:cs="Arial"/>
        </w:rPr>
        <w:t>The situational awareness display should be web-based so it is accessible from all internet connected devices using a web browser</w:t>
      </w:r>
    </w:p>
    <w:p w14:paraId="6DEE3FE0" w14:textId="77777777" w:rsidR="00FD6E83" w:rsidRPr="00FD6E83" w:rsidRDefault="00FD6E83" w:rsidP="00FC4C14">
      <w:pPr>
        <w:pStyle w:val="ListParagraph"/>
        <w:numPr>
          <w:ilvl w:val="0"/>
          <w:numId w:val="29"/>
        </w:numPr>
        <w:rPr>
          <w:rFonts w:ascii="Arial" w:hAnsi="Arial" w:cs="Arial"/>
        </w:rPr>
        <w:pPrChange w:id="458" w:author="Heinrich, Danielle - heidl003" w:date="2017-10-26T22:32:00Z">
          <w:pPr>
            <w:pStyle w:val="ListParagraph"/>
            <w:numPr>
              <w:numId w:val="31"/>
            </w:numPr>
            <w:ind w:hanging="360"/>
          </w:pPr>
        </w:pPrChange>
      </w:pPr>
      <w:r w:rsidRPr="00FD6E83">
        <w:rPr>
          <w:rFonts w:ascii="Arial" w:hAnsi="Arial" w:cs="Arial"/>
        </w:rPr>
        <w:t>Access to the situational awareness display should require authorisation and authentication credentials</w:t>
      </w:r>
    </w:p>
    <w:p w14:paraId="68157207" w14:textId="77777777" w:rsidR="00FD6E83" w:rsidRPr="00FD6E83" w:rsidRDefault="00FD6E83" w:rsidP="00FC4C14">
      <w:pPr>
        <w:pStyle w:val="ListParagraph"/>
        <w:numPr>
          <w:ilvl w:val="0"/>
          <w:numId w:val="29"/>
        </w:numPr>
        <w:rPr>
          <w:rFonts w:ascii="Arial" w:hAnsi="Arial" w:cs="Arial"/>
        </w:rPr>
        <w:pPrChange w:id="459" w:author="Heinrich, Danielle - heidl003" w:date="2017-10-26T22:32:00Z">
          <w:pPr>
            <w:pStyle w:val="ListParagraph"/>
            <w:numPr>
              <w:numId w:val="31"/>
            </w:numPr>
            <w:ind w:hanging="360"/>
          </w:pPr>
        </w:pPrChange>
      </w:pPr>
      <w:r w:rsidRPr="00FD6E83">
        <w:rPr>
          <w:rFonts w:ascii="Arial" w:hAnsi="Arial" w:cs="Arial"/>
        </w:rPr>
        <w:t>The situational awareness display should be configurable and allow the user to stop tracking certain Android devices and change the displayed icons of devices to represent friendly or hostile units</w:t>
      </w:r>
    </w:p>
    <w:p w14:paraId="19C467EA" w14:textId="77777777" w:rsidR="00FD6E83" w:rsidRPr="00FD6E83" w:rsidRDefault="00FD6E83" w:rsidP="00FC4C14">
      <w:pPr>
        <w:pStyle w:val="ListParagraph"/>
        <w:numPr>
          <w:ilvl w:val="0"/>
          <w:numId w:val="29"/>
        </w:numPr>
        <w:rPr>
          <w:rFonts w:ascii="Arial" w:hAnsi="Arial" w:cs="Arial"/>
        </w:rPr>
        <w:pPrChange w:id="460" w:author="Heinrich, Danielle - heidl003" w:date="2017-10-26T22:32:00Z">
          <w:pPr>
            <w:pStyle w:val="ListParagraph"/>
            <w:numPr>
              <w:numId w:val="31"/>
            </w:numPr>
            <w:ind w:hanging="360"/>
          </w:pPr>
        </w:pPrChange>
      </w:pPr>
      <w:r w:rsidRPr="00FD6E83">
        <w:rPr>
          <w:rFonts w:ascii="Arial" w:hAnsi="Arial" w:cs="Arial"/>
        </w:rPr>
        <w:t>The situational awareness display should feature a configurable time zone, but if this is not possible, UTC time should be used</w:t>
      </w:r>
    </w:p>
    <w:p w14:paraId="1ED328AB" w14:textId="77777777" w:rsidR="00FD6E83" w:rsidRPr="00FD6E83" w:rsidRDefault="00FD6E83" w:rsidP="00FC4C14">
      <w:pPr>
        <w:pStyle w:val="ListParagraph"/>
        <w:numPr>
          <w:ilvl w:val="0"/>
          <w:numId w:val="29"/>
        </w:numPr>
        <w:rPr>
          <w:rFonts w:ascii="Arial" w:hAnsi="Arial" w:cs="Arial"/>
        </w:rPr>
        <w:pPrChange w:id="461" w:author="Heinrich, Danielle - heidl003" w:date="2017-10-26T22:32:00Z">
          <w:pPr>
            <w:pStyle w:val="ListParagraph"/>
            <w:numPr>
              <w:numId w:val="31"/>
            </w:numPr>
            <w:ind w:hanging="360"/>
          </w:pPr>
        </w:pPrChange>
      </w:pPr>
      <w:r w:rsidRPr="00FD6E83">
        <w:rPr>
          <w:rFonts w:ascii="Arial" w:hAnsi="Arial" w:cs="Arial"/>
        </w:rPr>
        <w:t>Extant open standards for serving and visualising information should be used to enable the reuse of what is developed</w:t>
      </w:r>
    </w:p>
    <w:p w14:paraId="25CBE57D" w14:textId="77777777" w:rsidR="00FD6E83" w:rsidRPr="00FD6E83" w:rsidRDefault="00FD6E83" w:rsidP="00FC4C14">
      <w:pPr>
        <w:pStyle w:val="ListParagraph"/>
        <w:numPr>
          <w:ilvl w:val="0"/>
          <w:numId w:val="29"/>
        </w:numPr>
        <w:rPr>
          <w:rFonts w:ascii="Arial" w:hAnsi="Arial" w:cs="Arial"/>
        </w:rPr>
        <w:pPrChange w:id="462" w:author="Heinrich, Danielle - heidl003" w:date="2017-10-26T22:32:00Z">
          <w:pPr>
            <w:pStyle w:val="ListParagraph"/>
            <w:numPr>
              <w:numId w:val="31"/>
            </w:numPr>
            <w:ind w:hanging="360"/>
          </w:pPr>
        </w:pPrChange>
      </w:pPr>
      <w:r w:rsidRPr="00FD6E83">
        <w:rPr>
          <w:rFonts w:ascii="Arial" w:hAnsi="Arial" w:cs="Arial"/>
        </w:rPr>
        <w:t>The situational analysis visualisation should make use of internet connected foundation imagery services</w:t>
      </w:r>
    </w:p>
    <w:p w14:paraId="1A2FBD2F" w14:textId="77777777" w:rsidR="00FD6E83" w:rsidRPr="00FD6E83" w:rsidRDefault="00FD6E83" w:rsidP="00FC4C14">
      <w:pPr>
        <w:pStyle w:val="ListParagraph"/>
        <w:numPr>
          <w:ilvl w:val="0"/>
          <w:numId w:val="29"/>
        </w:numPr>
        <w:rPr>
          <w:rFonts w:ascii="Arial" w:hAnsi="Arial" w:cs="Arial"/>
        </w:rPr>
        <w:pPrChange w:id="463" w:author="Heinrich, Danielle - heidl003" w:date="2017-10-26T22:32:00Z">
          <w:pPr>
            <w:pStyle w:val="ListParagraph"/>
            <w:numPr>
              <w:numId w:val="31"/>
            </w:numPr>
            <w:ind w:hanging="360"/>
          </w:pPr>
        </w:pPrChange>
      </w:pPr>
      <w:r w:rsidRPr="00FD6E83">
        <w:rPr>
          <w:rFonts w:ascii="Arial" w:hAnsi="Arial" w:cs="Arial"/>
        </w:rPr>
        <w:t>The data stream going to the cross-domain diode should be a UDP stream</w:t>
      </w:r>
    </w:p>
    <w:p w14:paraId="34798692" w14:textId="77777777" w:rsidR="00FD6E83" w:rsidRPr="00FD6E83" w:rsidRDefault="00FD6E83" w:rsidP="00FC4C14">
      <w:pPr>
        <w:pStyle w:val="ListParagraph"/>
        <w:numPr>
          <w:ilvl w:val="1"/>
          <w:numId w:val="29"/>
        </w:numPr>
        <w:rPr>
          <w:rFonts w:ascii="Arial" w:hAnsi="Arial" w:cs="Arial"/>
        </w:rPr>
        <w:pPrChange w:id="464" w:author="Heinrich, Danielle - heidl003" w:date="2017-10-26T22:32:00Z">
          <w:pPr>
            <w:pStyle w:val="ListParagraph"/>
            <w:numPr>
              <w:ilvl w:val="1"/>
              <w:numId w:val="31"/>
            </w:numPr>
            <w:ind w:left="1440" w:hanging="360"/>
          </w:pPr>
        </w:pPrChange>
      </w:pPr>
      <w:r w:rsidRPr="00FD6E83">
        <w:rPr>
          <w:rFonts w:ascii="Arial" w:hAnsi="Arial" w:cs="Arial"/>
        </w:rPr>
        <w:t>The diode should be treated as a system boundary.</w:t>
      </w:r>
    </w:p>
    <w:p w14:paraId="352C685B" w14:textId="72D683FF" w:rsidR="00FD6E83" w:rsidRDefault="00FD6E83" w:rsidP="00FC4C14">
      <w:pPr>
        <w:pStyle w:val="ListParagraph"/>
        <w:numPr>
          <w:ilvl w:val="1"/>
          <w:numId w:val="29"/>
        </w:numPr>
        <w:rPr>
          <w:rFonts w:ascii="Arial" w:hAnsi="Arial" w:cs="Arial"/>
        </w:rPr>
        <w:pPrChange w:id="465" w:author="Heinrich, Danielle - heidl003" w:date="2017-10-26T22:32:00Z">
          <w:pPr>
            <w:pStyle w:val="ListParagraph"/>
            <w:numPr>
              <w:ilvl w:val="1"/>
              <w:numId w:val="31"/>
            </w:numPr>
            <w:ind w:left="1440" w:hanging="360"/>
          </w:pPr>
        </w:pPrChange>
      </w:pPr>
      <w:r w:rsidRPr="00FD6E83">
        <w:rPr>
          <w:rFonts w:ascii="Arial" w:hAnsi="Arial" w:cs="Arial"/>
        </w:rPr>
        <w:t>The diode will expose a UDP server socket.</w:t>
      </w:r>
    </w:p>
    <w:p w14:paraId="776E15CE" w14:textId="77777777" w:rsidR="00AF5980" w:rsidRPr="00AF5980" w:rsidRDefault="00AF5980" w:rsidP="00FC4C14">
      <w:pPr>
        <w:pStyle w:val="ListParagraph"/>
        <w:numPr>
          <w:ilvl w:val="0"/>
          <w:numId w:val="29"/>
        </w:numPr>
        <w:rPr>
          <w:rFonts w:ascii="Arial" w:hAnsi="Arial" w:cs="Arial"/>
        </w:rPr>
        <w:pPrChange w:id="466" w:author="Heinrich, Danielle - heidl003" w:date="2017-10-26T22:32:00Z">
          <w:pPr>
            <w:pStyle w:val="ListParagraph"/>
            <w:numPr>
              <w:numId w:val="31"/>
            </w:numPr>
            <w:ind w:hanging="360"/>
          </w:pPr>
        </w:pPrChange>
      </w:pPr>
      <w:r w:rsidRPr="00AF5980">
        <w:rPr>
          <w:rFonts w:ascii="Arial" w:hAnsi="Arial" w:cs="Arial"/>
        </w:rPr>
        <w:t>The server shall implement a REST service to allow for the request of track data for a given period of time</w:t>
      </w:r>
    </w:p>
    <w:p w14:paraId="554768A9" w14:textId="77777777" w:rsidR="00AF5980" w:rsidRPr="00AF5980" w:rsidRDefault="00AF5980" w:rsidP="00FC4C14">
      <w:pPr>
        <w:pStyle w:val="ListParagraph"/>
        <w:numPr>
          <w:ilvl w:val="0"/>
          <w:numId w:val="29"/>
        </w:numPr>
        <w:rPr>
          <w:rFonts w:ascii="Arial" w:hAnsi="Arial" w:cs="Arial"/>
        </w:rPr>
        <w:pPrChange w:id="467" w:author="Heinrich, Danielle - heidl003" w:date="2017-10-26T22:32:00Z">
          <w:pPr>
            <w:pStyle w:val="ListParagraph"/>
            <w:numPr>
              <w:numId w:val="31"/>
            </w:numPr>
            <w:ind w:hanging="360"/>
          </w:pPr>
        </w:pPrChange>
      </w:pPr>
      <w:r w:rsidRPr="00AF5980">
        <w:rPr>
          <w:rFonts w:ascii="Arial" w:hAnsi="Arial" w:cs="Arial"/>
        </w:rPr>
        <w:t>The server should log the received messages</w:t>
      </w:r>
    </w:p>
    <w:p w14:paraId="2F86F9BB" w14:textId="77777777" w:rsidR="00AF5980" w:rsidRPr="00AF5980" w:rsidRDefault="00AF5980" w:rsidP="00FC4C14">
      <w:pPr>
        <w:pStyle w:val="ListParagraph"/>
        <w:numPr>
          <w:ilvl w:val="0"/>
          <w:numId w:val="29"/>
        </w:numPr>
        <w:rPr>
          <w:rFonts w:ascii="Arial" w:hAnsi="Arial" w:cs="Arial"/>
        </w:rPr>
        <w:pPrChange w:id="468" w:author="Heinrich, Danielle - heidl003" w:date="2017-10-26T22:32:00Z">
          <w:pPr>
            <w:pStyle w:val="ListParagraph"/>
            <w:numPr>
              <w:numId w:val="31"/>
            </w:numPr>
            <w:ind w:hanging="360"/>
          </w:pPr>
        </w:pPrChange>
      </w:pPr>
      <w:r w:rsidRPr="00AF5980">
        <w:rPr>
          <w:rFonts w:ascii="Arial" w:hAnsi="Arial" w:cs="Arial"/>
        </w:rPr>
        <w:t>The user must be able to turn on and off the GPS location upload functionality on Android devices</w:t>
      </w:r>
    </w:p>
    <w:p w14:paraId="682748B5" w14:textId="77777777" w:rsidR="00AF5980" w:rsidRPr="00AF5980" w:rsidRDefault="00AF5980" w:rsidP="00FC4C14">
      <w:pPr>
        <w:pStyle w:val="ListParagraph"/>
        <w:numPr>
          <w:ilvl w:val="0"/>
          <w:numId w:val="29"/>
        </w:numPr>
        <w:rPr>
          <w:rFonts w:ascii="Arial" w:hAnsi="Arial" w:cs="Arial"/>
        </w:rPr>
        <w:pPrChange w:id="469" w:author="Heinrich, Danielle - heidl003" w:date="2017-10-26T22:32:00Z">
          <w:pPr>
            <w:pStyle w:val="ListParagraph"/>
            <w:numPr>
              <w:numId w:val="31"/>
            </w:numPr>
            <w:ind w:hanging="360"/>
          </w:pPr>
        </w:pPrChange>
      </w:pPr>
      <w:r w:rsidRPr="00AF5980">
        <w:rPr>
          <w:rFonts w:ascii="Arial" w:hAnsi="Arial" w:cs="Arial"/>
        </w:rPr>
        <w:t>User experience needs to be simple so that personnel with minimal experience can operate both the Android devices and web-based situational awareness display with little instruction</w:t>
      </w:r>
    </w:p>
    <w:p w14:paraId="461D366C" w14:textId="77777777" w:rsidR="00AF5980" w:rsidRPr="00AF5980" w:rsidRDefault="00AF5980" w:rsidP="00FC4C14">
      <w:pPr>
        <w:pStyle w:val="ListParagraph"/>
        <w:numPr>
          <w:ilvl w:val="0"/>
          <w:numId w:val="29"/>
        </w:numPr>
        <w:rPr>
          <w:rFonts w:ascii="Arial" w:hAnsi="Arial" w:cs="Arial"/>
        </w:rPr>
        <w:pPrChange w:id="470" w:author="Heinrich, Danielle - heidl003" w:date="2017-10-26T22:32:00Z">
          <w:pPr>
            <w:pStyle w:val="ListParagraph"/>
            <w:numPr>
              <w:numId w:val="31"/>
            </w:numPr>
            <w:ind w:hanging="360"/>
          </w:pPr>
        </w:pPrChange>
      </w:pPr>
      <w:r w:rsidRPr="00AF5980">
        <w:rPr>
          <w:rFonts w:ascii="Arial" w:hAnsi="Arial" w:cs="Arial"/>
        </w:rPr>
        <w:t>The backend software should be packaged in such a way to allow installation on standalone networks</w:t>
      </w:r>
    </w:p>
    <w:p w14:paraId="69BDB1F0" w14:textId="77777777" w:rsidR="00AF5980" w:rsidRPr="00AF5980" w:rsidRDefault="00AF5980" w:rsidP="00FC4C14">
      <w:pPr>
        <w:pStyle w:val="ListParagraph"/>
        <w:numPr>
          <w:ilvl w:val="0"/>
          <w:numId w:val="29"/>
        </w:numPr>
        <w:rPr>
          <w:rFonts w:ascii="Arial" w:hAnsi="Arial" w:cs="Arial"/>
        </w:rPr>
        <w:pPrChange w:id="471" w:author="Heinrich, Danielle - heidl003" w:date="2017-10-26T22:32:00Z">
          <w:pPr>
            <w:pStyle w:val="ListParagraph"/>
            <w:numPr>
              <w:numId w:val="31"/>
            </w:numPr>
            <w:ind w:hanging="360"/>
          </w:pPr>
        </w:pPrChange>
      </w:pPr>
      <w:r w:rsidRPr="00AF5980">
        <w:rPr>
          <w:rFonts w:ascii="Arial" w:hAnsi="Arial" w:cs="Arial"/>
        </w:rPr>
        <w:t>It is proposed that a free AWS compute server or similar is used to host the server backend software</w:t>
      </w:r>
    </w:p>
    <w:p w14:paraId="2A92CDD7" w14:textId="3226CF35" w:rsidR="00AF5980" w:rsidRPr="00AF5980" w:rsidRDefault="00AF5980" w:rsidP="00FC4C14">
      <w:pPr>
        <w:pStyle w:val="ListParagraph"/>
        <w:numPr>
          <w:ilvl w:val="0"/>
          <w:numId w:val="29"/>
        </w:numPr>
        <w:rPr>
          <w:rFonts w:ascii="Arial" w:hAnsi="Arial" w:cs="Arial"/>
        </w:rPr>
        <w:pPrChange w:id="472" w:author="Heinrich, Danielle - heidl003" w:date="2017-10-26T22:32:00Z">
          <w:pPr>
            <w:pStyle w:val="ListParagraph"/>
            <w:numPr>
              <w:numId w:val="31"/>
            </w:numPr>
            <w:ind w:hanging="360"/>
          </w:pPr>
        </w:pPrChange>
      </w:pPr>
      <w:r w:rsidRPr="00AF5980">
        <w:rPr>
          <w:rFonts w:ascii="Arial" w:hAnsi="Arial" w:cs="Arial"/>
        </w:rPr>
        <w:t>Stretch goal: there should be functionality to allow for the replay of recorded messages</w:t>
      </w:r>
    </w:p>
    <w:p w14:paraId="6DC2FD02" w14:textId="6E7B844D" w:rsidR="00E27B42" w:rsidRDefault="007A41B1" w:rsidP="00E27B42">
      <w:pPr>
        <w:pStyle w:val="Heading4"/>
      </w:pPr>
      <w:bookmarkStart w:id="473" w:name="_Toc481421525"/>
      <w:bookmarkStart w:id="474" w:name="_Toc496820067"/>
      <w:r>
        <w:t>Constraints</w:t>
      </w:r>
      <w:bookmarkEnd w:id="473"/>
      <w:bookmarkEnd w:id="474"/>
    </w:p>
    <w:p w14:paraId="31FA3D80" w14:textId="77777777" w:rsidR="00AF5980" w:rsidRPr="00AF5980" w:rsidRDefault="00AF5980" w:rsidP="00AF5980">
      <w:bookmarkStart w:id="475" w:name="_Toc403385933"/>
      <w:r>
        <w:t xml:space="preserve">A number of limitations in regards to people, time and equipment available for the project have </w:t>
      </w:r>
      <w:r w:rsidRPr="00AF5980">
        <w:t>been identified and are detailed below:</w:t>
      </w:r>
    </w:p>
    <w:p w14:paraId="399B67A6" w14:textId="66B4645B" w:rsidR="00AF5980" w:rsidRPr="001F5BC4" w:rsidRDefault="00961F4D" w:rsidP="00FC4C14">
      <w:pPr>
        <w:pStyle w:val="ListParagraph"/>
        <w:numPr>
          <w:ilvl w:val="0"/>
          <w:numId w:val="30"/>
        </w:numPr>
        <w:rPr>
          <w:rFonts w:ascii="Arial" w:hAnsi="Arial" w:cs="Arial"/>
          <w:i/>
        </w:rPr>
        <w:pPrChange w:id="476" w:author="Heinrich, Danielle - heidl003" w:date="2017-10-26T22:32:00Z">
          <w:pPr>
            <w:pStyle w:val="ListParagraph"/>
            <w:numPr>
              <w:numId w:val="32"/>
            </w:numPr>
            <w:ind w:hanging="360"/>
          </w:pPr>
        </w:pPrChange>
      </w:pPr>
      <w:r>
        <w:rPr>
          <w:rFonts w:ascii="Arial" w:hAnsi="Arial" w:cs="Arial"/>
        </w:rPr>
        <w:lastRenderedPageBreak/>
        <w:t>The p</w:t>
      </w:r>
      <w:r w:rsidR="0038635A">
        <w:rPr>
          <w:rFonts w:ascii="Arial" w:hAnsi="Arial" w:cs="Arial"/>
        </w:rPr>
        <w:t>roject will</w:t>
      </w:r>
      <w:r w:rsidR="00AF5980" w:rsidRPr="001F5BC4">
        <w:rPr>
          <w:rFonts w:ascii="Arial" w:hAnsi="Arial" w:cs="Arial"/>
        </w:rPr>
        <w:t xml:space="preserve"> be undertaken by one person, the skill set and technical knowledge required will be confined to that individual. The lack of a cross-functional team will mean that the full potential of deliverables may not be met – for example, as the individual has minimal networking expertise, the networking portion of the project may consist of only basic, simplified functionality. The lack of team also means </w:t>
      </w:r>
      <w:r w:rsidR="001F5BC4" w:rsidRPr="001F5BC4">
        <w:rPr>
          <w:rFonts w:ascii="Arial" w:hAnsi="Arial" w:cs="Arial"/>
        </w:rPr>
        <w:t>the number of man-hours available to the project will be far fewer than that of a team-based project.</w:t>
      </w:r>
    </w:p>
    <w:p w14:paraId="34E085DF" w14:textId="37A13FC1" w:rsidR="001F5BC4" w:rsidRPr="001F5BC4" w:rsidRDefault="0038635A" w:rsidP="00FC4C14">
      <w:pPr>
        <w:pStyle w:val="ListParagraph"/>
        <w:numPr>
          <w:ilvl w:val="0"/>
          <w:numId w:val="30"/>
        </w:numPr>
        <w:rPr>
          <w:rFonts w:ascii="Arial" w:hAnsi="Arial" w:cs="Arial"/>
        </w:rPr>
        <w:pPrChange w:id="477" w:author="Heinrich, Danielle - heidl003" w:date="2017-10-26T22:32:00Z">
          <w:pPr>
            <w:pStyle w:val="ListParagraph"/>
            <w:numPr>
              <w:numId w:val="32"/>
            </w:numPr>
            <w:ind w:hanging="360"/>
          </w:pPr>
        </w:pPrChange>
      </w:pPr>
      <w:r>
        <w:rPr>
          <w:rFonts w:ascii="Arial" w:hAnsi="Arial" w:cs="Arial"/>
        </w:rPr>
        <w:t>The project will be required to span</w:t>
      </w:r>
      <w:r w:rsidR="001F5BC4" w:rsidRPr="001F5BC4">
        <w:rPr>
          <w:rFonts w:ascii="Arial" w:hAnsi="Arial" w:cs="Arial"/>
        </w:rPr>
        <w:t xml:space="preserve"> approximately 13 weeks, a period that is non-negotiable. This is due to the fact that the project is undertaken as part of a University assessment, and is confined to a semester of work. Therefore, there is no room for extension.</w:t>
      </w:r>
    </w:p>
    <w:p w14:paraId="247C9E79" w14:textId="79CDB99F" w:rsidR="001F5BC4" w:rsidRPr="001F5BC4" w:rsidRDefault="001F5BC4" w:rsidP="00FC4C14">
      <w:pPr>
        <w:pStyle w:val="ListParagraph"/>
        <w:numPr>
          <w:ilvl w:val="0"/>
          <w:numId w:val="30"/>
        </w:numPr>
        <w:rPr>
          <w:rFonts w:ascii="Arial" w:hAnsi="Arial" w:cs="Arial"/>
        </w:rPr>
        <w:pPrChange w:id="478" w:author="Heinrich, Danielle - heidl003" w:date="2017-10-26T22:32:00Z">
          <w:pPr>
            <w:pStyle w:val="ListParagraph"/>
            <w:numPr>
              <w:numId w:val="32"/>
            </w:numPr>
            <w:ind w:hanging="360"/>
          </w:pPr>
        </w:pPrChange>
      </w:pPr>
      <w:r w:rsidRPr="001F5BC4">
        <w:rPr>
          <w:rFonts w:ascii="Arial" w:hAnsi="Arial" w:cs="Arial"/>
        </w:rPr>
        <w:t xml:space="preserve">Testing multiple devices concurrently </w:t>
      </w:r>
      <w:r w:rsidR="00961F4D">
        <w:rPr>
          <w:rFonts w:ascii="Arial" w:hAnsi="Arial" w:cs="Arial"/>
        </w:rPr>
        <w:t>will</w:t>
      </w:r>
      <w:r w:rsidRPr="001F5BC4">
        <w:rPr>
          <w:rFonts w:ascii="Arial" w:hAnsi="Arial" w:cs="Arial"/>
        </w:rPr>
        <w:t xml:space="preserve">  be problematic due to the lack of team – it will not be possible to gather simultaneous, differing test data using the Android devices with just one person. The devices will either have to capture track data with different timestamps, or capture stationary track data with identical timestamps. Ideally, you would have several devices capturing active, moving GPS tracks at the same time to test that the system functions as expected.</w:t>
      </w:r>
    </w:p>
    <w:p w14:paraId="5BD845FF" w14:textId="77777777" w:rsidR="001F5BC4" w:rsidRPr="001F5BC4" w:rsidRDefault="001F5BC4" w:rsidP="00FC4C14">
      <w:pPr>
        <w:pStyle w:val="ListParagraph"/>
        <w:numPr>
          <w:ilvl w:val="0"/>
          <w:numId w:val="30"/>
        </w:numPr>
        <w:rPr>
          <w:rFonts w:ascii="Arial" w:hAnsi="Arial" w:cs="Arial"/>
        </w:rPr>
        <w:pPrChange w:id="479" w:author="Heinrich, Danielle - heidl003" w:date="2017-10-26T22:32:00Z">
          <w:pPr>
            <w:pStyle w:val="ListParagraph"/>
            <w:numPr>
              <w:numId w:val="32"/>
            </w:numPr>
            <w:ind w:hanging="360"/>
          </w:pPr>
        </w:pPrChange>
      </w:pPr>
      <w:r w:rsidRPr="001F5BC4">
        <w:rPr>
          <w:rFonts w:ascii="Arial" w:hAnsi="Arial" w:cs="Arial"/>
        </w:rPr>
        <w:t>As the number of Android devices supplied is limited and largely unvarying, this will reflect in the test GPS data supplied to the server. Limited test data will mean that GPS data sent from other commodity devices will be untested and unaccounted for on the server side. Should the project expand to use different commodity devices, their capabilities will be unknown and may produce unpredicted results. The small number of similar devices provided mean it will not be possible to develop ‘generalised’ software – the software will only be guaranteed to work with the devices provided.</w:t>
      </w:r>
    </w:p>
    <w:p w14:paraId="130230C4" w14:textId="77777777" w:rsidR="001F5BC4" w:rsidRPr="001F5BC4" w:rsidRDefault="001F5BC4" w:rsidP="00FC4C14">
      <w:pPr>
        <w:pStyle w:val="ListParagraph"/>
        <w:numPr>
          <w:ilvl w:val="0"/>
          <w:numId w:val="30"/>
        </w:numPr>
        <w:rPr>
          <w:rFonts w:ascii="Arial" w:hAnsi="Arial" w:cs="Arial"/>
        </w:rPr>
        <w:pPrChange w:id="480" w:author="Heinrich, Danielle - heidl003" w:date="2017-10-26T22:32:00Z">
          <w:pPr>
            <w:pStyle w:val="ListParagraph"/>
            <w:numPr>
              <w:numId w:val="32"/>
            </w:numPr>
            <w:ind w:hanging="360"/>
          </w:pPr>
        </w:pPrChange>
      </w:pPr>
      <w:r w:rsidRPr="001F5BC4">
        <w:rPr>
          <w:rFonts w:ascii="Arial" w:hAnsi="Arial" w:cs="Arial"/>
        </w:rPr>
        <w:t xml:space="preserve">The Android devices provided for use during trials will be of low processing power and will feature low resolution displays, with the likely vertical resolution being 480 pixels. Therefore, the application chosen will need to be computationally lean, as well as offer support for low resolution devices. </w:t>
      </w:r>
    </w:p>
    <w:p w14:paraId="01368EA9" w14:textId="6C2F8988" w:rsidR="007A41B1" w:rsidRDefault="007A41B1" w:rsidP="007A41B1">
      <w:pPr>
        <w:pStyle w:val="Heading4"/>
      </w:pPr>
      <w:bookmarkStart w:id="481" w:name="_Toc481421526"/>
      <w:bookmarkStart w:id="482" w:name="_Toc496820068"/>
      <w:r>
        <w:t>Assumptions</w:t>
      </w:r>
      <w:bookmarkEnd w:id="481"/>
      <w:bookmarkEnd w:id="482"/>
    </w:p>
    <w:p w14:paraId="33CBB6BA" w14:textId="77777777" w:rsidR="00283C15" w:rsidRDefault="00283C15" w:rsidP="00283C15">
      <w:bookmarkStart w:id="483" w:name="_Toc481421527"/>
      <w:r>
        <w:t xml:space="preserve">The following assumptions highlight expected conditions of the project, without it having been specifically stated: </w:t>
      </w:r>
    </w:p>
    <w:p w14:paraId="292DCFD8" w14:textId="44C41C15" w:rsidR="00283C15" w:rsidRPr="00283C15" w:rsidRDefault="00283C15" w:rsidP="00FC4C14">
      <w:pPr>
        <w:pStyle w:val="ListParagraph"/>
        <w:numPr>
          <w:ilvl w:val="0"/>
          <w:numId w:val="31"/>
        </w:numPr>
        <w:rPr>
          <w:rFonts w:ascii="Arial" w:hAnsi="Arial" w:cs="Arial"/>
        </w:rPr>
        <w:pPrChange w:id="484" w:author="Heinrich, Danielle - heidl003" w:date="2017-10-26T22:32:00Z">
          <w:pPr>
            <w:pStyle w:val="ListParagraph"/>
            <w:numPr>
              <w:numId w:val="33"/>
            </w:numPr>
            <w:ind w:hanging="360"/>
          </w:pPr>
        </w:pPrChange>
      </w:pPr>
      <w:r w:rsidRPr="00283C15">
        <w:rPr>
          <w:rFonts w:ascii="Arial" w:hAnsi="Arial" w:cs="Arial"/>
        </w:rPr>
        <w:t>The choice of development tools used to build the software will be at the discretion of the project team</w:t>
      </w:r>
    </w:p>
    <w:p w14:paraId="5D8B55E0" w14:textId="77777777" w:rsidR="00283C15" w:rsidRPr="00283C15" w:rsidRDefault="00283C15" w:rsidP="00FC4C14">
      <w:pPr>
        <w:pStyle w:val="ListParagraph"/>
        <w:numPr>
          <w:ilvl w:val="0"/>
          <w:numId w:val="31"/>
        </w:numPr>
        <w:rPr>
          <w:rFonts w:ascii="Arial" w:hAnsi="Arial" w:cs="Arial"/>
        </w:rPr>
        <w:pPrChange w:id="485" w:author="Heinrich, Danielle - heidl003" w:date="2017-10-26T22:32:00Z">
          <w:pPr>
            <w:pStyle w:val="ListParagraph"/>
            <w:numPr>
              <w:numId w:val="33"/>
            </w:numPr>
            <w:ind w:hanging="360"/>
          </w:pPr>
        </w:pPrChange>
      </w:pPr>
      <w:r w:rsidRPr="00283C15">
        <w:rPr>
          <w:rFonts w:ascii="Arial" w:hAnsi="Arial" w:cs="Arial"/>
        </w:rPr>
        <w:t>If the developed software is based on open source software, the licencing agreements for the derived software will remain unchanged</w:t>
      </w:r>
    </w:p>
    <w:p w14:paraId="456A6C5C" w14:textId="77777777" w:rsidR="00283C15" w:rsidRPr="00283C15" w:rsidRDefault="00283C15" w:rsidP="00FC4C14">
      <w:pPr>
        <w:pStyle w:val="ListParagraph"/>
        <w:numPr>
          <w:ilvl w:val="0"/>
          <w:numId w:val="31"/>
        </w:numPr>
        <w:rPr>
          <w:rFonts w:ascii="Arial" w:hAnsi="Arial" w:cs="Arial"/>
        </w:rPr>
        <w:pPrChange w:id="486" w:author="Heinrich, Danielle - heidl003" w:date="2017-10-26T22:32:00Z">
          <w:pPr>
            <w:pStyle w:val="ListParagraph"/>
            <w:numPr>
              <w:numId w:val="33"/>
            </w:numPr>
            <w:ind w:hanging="360"/>
          </w:pPr>
        </w:pPrChange>
      </w:pPr>
      <w:r w:rsidRPr="00283C15">
        <w:rPr>
          <w:rFonts w:ascii="Arial" w:hAnsi="Arial" w:cs="Arial"/>
        </w:rPr>
        <w:t>The commodity Android devices and related hardware will be in functioning condition and have access to mobile networks, Wi-Fi and an application market so that client side software can be installed and managed</w:t>
      </w:r>
    </w:p>
    <w:p w14:paraId="1ECBD42D" w14:textId="77777777" w:rsidR="00283C15" w:rsidRPr="00283C15" w:rsidRDefault="00283C15" w:rsidP="00FC4C14">
      <w:pPr>
        <w:pStyle w:val="ListParagraph"/>
        <w:numPr>
          <w:ilvl w:val="0"/>
          <w:numId w:val="31"/>
        </w:numPr>
        <w:rPr>
          <w:rFonts w:ascii="Arial" w:hAnsi="Arial" w:cs="Arial"/>
        </w:rPr>
        <w:pPrChange w:id="487" w:author="Heinrich, Danielle - heidl003" w:date="2017-10-26T22:32:00Z">
          <w:pPr>
            <w:pStyle w:val="ListParagraph"/>
            <w:numPr>
              <w:numId w:val="33"/>
            </w:numPr>
            <w:ind w:hanging="360"/>
          </w:pPr>
        </w:pPrChange>
      </w:pPr>
      <w:r w:rsidRPr="00283C15">
        <w:rPr>
          <w:rFonts w:ascii="Arial" w:hAnsi="Arial" w:cs="Arial"/>
        </w:rPr>
        <w:t>If the server is hosted on a cloud-based, virtual machine, the machine will be available for the duration of the project and resizable as required</w:t>
      </w:r>
    </w:p>
    <w:p w14:paraId="063115D1" w14:textId="5158A0FE" w:rsidR="007A41B1" w:rsidRDefault="007A41B1" w:rsidP="007A41B1">
      <w:pPr>
        <w:pStyle w:val="Heading4"/>
      </w:pPr>
      <w:bookmarkStart w:id="488" w:name="_Toc496820069"/>
      <w:r>
        <w:t>Preliminary Scope Statement</w:t>
      </w:r>
      <w:bookmarkEnd w:id="483"/>
      <w:bookmarkEnd w:id="488"/>
    </w:p>
    <w:p w14:paraId="6A865F65" w14:textId="77777777" w:rsidR="00D117C3" w:rsidRPr="00D117C3" w:rsidRDefault="00D117C3" w:rsidP="007A41B1">
      <w:r w:rsidRPr="00D117C3">
        <w:t>The scope of this project is to include the following:</w:t>
      </w:r>
    </w:p>
    <w:p w14:paraId="1C7A91DC" w14:textId="2C4148B6" w:rsidR="007A41B1" w:rsidRPr="00D117C3" w:rsidRDefault="00D117C3" w:rsidP="00FC4C14">
      <w:pPr>
        <w:pStyle w:val="ListParagraph"/>
        <w:numPr>
          <w:ilvl w:val="0"/>
          <w:numId w:val="32"/>
        </w:numPr>
        <w:rPr>
          <w:rFonts w:ascii="Arial" w:hAnsi="Arial" w:cs="Arial"/>
        </w:rPr>
        <w:pPrChange w:id="489" w:author="Heinrich, Danielle - heidl003" w:date="2017-10-26T22:32:00Z">
          <w:pPr>
            <w:pStyle w:val="ListParagraph"/>
            <w:numPr>
              <w:numId w:val="34"/>
            </w:numPr>
            <w:ind w:hanging="360"/>
          </w:pPr>
        </w:pPrChange>
      </w:pPr>
      <w:r w:rsidRPr="00D117C3">
        <w:rPr>
          <w:rFonts w:ascii="Arial" w:hAnsi="Arial" w:cs="Arial"/>
        </w:rPr>
        <w:lastRenderedPageBreak/>
        <w:t>Delivery of a commodity-based, mock Blue Force Tracking system as outlined in the requirements section, for use by personnel in experimental science and technology trials.</w:t>
      </w:r>
    </w:p>
    <w:p w14:paraId="7FDE3F93" w14:textId="53CF5A65" w:rsidR="00D117C3" w:rsidRPr="00D117C3" w:rsidRDefault="00D117C3" w:rsidP="00FC4C14">
      <w:pPr>
        <w:pStyle w:val="ListParagraph"/>
        <w:numPr>
          <w:ilvl w:val="0"/>
          <w:numId w:val="32"/>
        </w:numPr>
        <w:rPr>
          <w:rFonts w:ascii="Arial" w:hAnsi="Arial" w:cs="Arial"/>
        </w:rPr>
        <w:pPrChange w:id="490" w:author="Heinrich, Danielle - heidl003" w:date="2017-10-26T22:32:00Z">
          <w:pPr>
            <w:pStyle w:val="ListParagraph"/>
            <w:numPr>
              <w:numId w:val="34"/>
            </w:numPr>
            <w:ind w:hanging="360"/>
          </w:pPr>
        </w:pPrChange>
      </w:pPr>
      <w:r w:rsidRPr="00D117C3">
        <w:rPr>
          <w:rFonts w:ascii="Arial" w:hAnsi="Arial" w:cs="Arial"/>
        </w:rPr>
        <w:t>Delivery of relevant documentation.</w:t>
      </w:r>
    </w:p>
    <w:p w14:paraId="724D3E83" w14:textId="01956E96" w:rsidR="00D117C3" w:rsidRPr="00D117C3" w:rsidRDefault="00D117C3" w:rsidP="00FC4C14">
      <w:pPr>
        <w:pStyle w:val="ListParagraph"/>
        <w:numPr>
          <w:ilvl w:val="0"/>
          <w:numId w:val="32"/>
        </w:numPr>
        <w:rPr>
          <w:rFonts w:ascii="Arial" w:hAnsi="Arial" w:cs="Arial"/>
        </w:rPr>
        <w:pPrChange w:id="491" w:author="Heinrich, Danielle - heidl003" w:date="2017-10-26T22:32:00Z">
          <w:pPr>
            <w:pStyle w:val="ListParagraph"/>
            <w:numPr>
              <w:numId w:val="34"/>
            </w:numPr>
            <w:ind w:hanging="360"/>
          </w:pPr>
        </w:pPrChange>
      </w:pPr>
      <w:r w:rsidRPr="00D117C3">
        <w:rPr>
          <w:rFonts w:ascii="Arial" w:hAnsi="Arial" w:cs="Arial"/>
        </w:rPr>
        <w:t>Delivery of a test data stream.</w:t>
      </w:r>
    </w:p>
    <w:p w14:paraId="5CC017AE" w14:textId="3BBA5022" w:rsidR="00D117C3" w:rsidRPr="00D117C3" w:rsidRDefault="00D117C3" w:rsidP="00D117C3">
      <w:r>
        <w:t>Completion of the project will be established when software and test data to be delivered is tested and stable, and documentation fulfils its purpose. Stretch goals, where stated, do not need to be achieved for the project to be characterised as complete.</w:t>
      </w:r>
    </w:p>
    <w:p w14:paraId="259E2F8A" w14:textId="72744AFD" w:rsidR="007A41B1" w:rsidRDefault="007A41B1" w:rsidP="000E5330">
      <w:pPr>
        <w:pStyle w:val="Heading3"/>
      </w:pPr>
      <w:bookmarkStart w:id="492" w:name="_Toc496820070"/>
      <w:r>
        <w:t>Risks</w:t>
      </w:r>
      <w:bookmarkEnd w:id="492"/>
    </w:p>
    <w:p w14:paraId="14D69D9D" w14:textId="77777777" w:rsidR="00C94D7D" w:rsidRDefault="00C94D7D" w:rsidP="00C94D7D">
      <w:r>
        <w:t>The following high-level risks have been found to apply to this project:</w:t>
      </w:r>
    </w:p>
    <w:p w14:paraId="08694311" w14:textId="63B3A6E2" w:rsidR="00C94D7D" w:rsidRPr="00C94D7D" w:rsidRDefault="00B20F44" w:rsidP="00FC4C14">
      <w:pPr>
        <w:pStyle w:val="ListParagraph"/>
        <w:numPr>
          <w:ilvl w:val="0"/>
          <w:numId w:val="33"/>
        </w:numPr>
        <w:rPr>
          <w:rFonts w:ascii="Arial" w:hAnsi="Arial" w:cs="Arial"/>
        </w:rPr>
        <w:pPrChange w:id="493" w:author="Heinrich, Danielle - heidl003" w:date="2017-10-26T22:32:00Z">
          <w:pPr>
            <w:pStyle w:val="ListParagraph"/>
            <w:numPr>
              <w:numId w:val="35"/>
            </w:numPr>
            <w:ind w:hanging="360"/>
          </w:pPr>
        </w:pPrChange>
      </w:pPr>
      <w:r>
        <w:rPr>
          <w:rFonts w:ascii="Arial" w:hAnsi="Arial" w:cs="Arial"/>
        </w:rPr>
        <w:t>The strict 13 week deadline of the project will impact the quality of the developed solution.</w:t>
      </w:r>
      <w:r w:rsidR="00C94D7D" w:rsidRPr="00C94D7D">
        <w:rPr>
          <w:rFonts w:ascii="Arial" w:hAnsi="Arial" w:cs="Arial"/>
        </w:rPr>
        <w:t xml:space="preserve"> This risk can be mitigated by clearly defining the requirements before commencing the project and holding discussions with the project sponsor if it is believed that some requirements may be too difficult for one person to accomplish in the timeframe given. </w:t>
      </w:r>
    </w:p>
    <w:p w14:paraId="493E8B0A" w14:textId="1A9DAA90" w:rsidR="00C94D7D" w:rsidRDefault="00C94D7D" w:rsidP="00FC4C14">
      <w:pPr>
        <w:pStyle w:val="ListParagraph"/>
        <w:numPr>
          <w:ilvl w:val="0"/>
          <w:numId w:val="33"/>
        </w:numPr>
        <w:rPr>
          <w:rFonts w:ascii="Arial" w:hAnsi="Arial" w:cs="Arial"/>
        </w:rPr>
        <w:pPrChange w:id="494" w:author="Heinrich, Danielle - heidl003" w:date="2017-10-26T22:32:00Z">
          <w:pPr>
            <w:pStyle w:val="ListParagraph"/>
            <w:numPr>
              <w:numId w:val="35"/>
            </w:numPr>
            <w:ind w:hanging="360"/>
          </w:pPr>
        </w:pPrChange>
      </w:pPr>
      <w:r w:rsidRPr="00C94D7D">
        <w:rPr>
          <w:rFonts w:ascii="Arial" w:hAnsi="Arial" w:cs="Arial"/>
        </w:rPr>
        <w:t>Another risk is that the delivered software will not be suitable for the purpose of science and technology trials as intended. This may be due to low quality software, or the fact that the software cannot be readily tested for ‘heavy load’ situations, in which there are a large number of devices reporting their location data simultaneously. The risk of producing low quality software can be minimised by clearly defining the requirements and ensuring a suitable number of use cases have been explored. Ensuring the project sponsor and academic supervisor are kept notified of major milestones in development should assist in ensuring the project is advancing as intended. Reducing the risk associated with the software not running as intended under ‘heavy load’ post-completion may not be possible due to the constraints listed earlier – a lack of team members and devices means the ability to ‘stress test’ is not readily available.</w:t>
      </w:r>
    </w:p>
    <w:p w14:paraId="2DA50E23" w14:textId="25715C5F" w:rsidR="002748C2" w:rsidRPr="00C94D7D" w:rsidRDefault="004A5FA9" w:rsidP="00FC4C14">
      <w:pPr>
        <w:pStyle w:val="ListParagraph"/>
        <w:numPr>
          <w:ilvl w:val="0"/>
          <w:numId w:val="33"/>
        </w:numPr>
        <w:rPr>
          <w:rFonts w:ascii="Arial" w:hAnsi="Arial" w:cs="Arial"/>
        </w:rPr>
        <w:pPrChange w:id="495" w:author="Heinrich, Danielle - heidl003" w:date="2017-10-26T22:32:00Z">
          <w:pPr>
            <w:pStyle w:val="ListParagraph"/>
            <w:numPr>
              <w:numId w:val="35"/>
            </w:numPr>
            <w:ind w:hanging="360"/>
          </w:pPr>
        </w:pPrChange>
      </w:pPr>
      <w:r>
        <w:rPr>
          <w:rFonts w:ascii="Arial" w:hAnsi="Arial" w:cs="Arial"/>
        </w:rPr>
        <w:t xml:space="preserve">The availability and suitability of a free cloud compute server for hosting backend and web interface services could also pose a risk to the project. Free server instances are likely to offer limited infrastructure or software capabilities, which may prove inadequate for the purposes of the project. To alleviate the risk of using an ill-equipped compute server, research should be conducted into the offerings and limitations </w:t>
      </w:r>
      <w:r w:rsidR="00B26BFB">
        <w:rPr>
          <w:rFonts w:ascii="Arial" w:hAnsi="Arial" w:cs="Arial"/>
        </w:rPr>
        <w:t>of cloud providers. The project sponsor has also offered to assist in establishing a more suitable solution if a free server proves inadequate.</w:t>
      </w:r>
    </w:p>
    <w:p w14:paraId="64989759" w14:textId="2E3A5106" w:rsidR="00F34D82" w:rsidRDefault="00F34D82" w:rsidP="000E5330">
      <w:pPr>
        <w:pStyle w:val="Heading3"/>
      </w:pPr>
      <w:bookmarkStart w:id="496" w:name="_Toc496820071"/>
      <w:r>
        <w:t>Project Deliverables</w:t>
      </w:r>
      <w:bookmarkEnd w:id="496"/>
    </w:p>
    <w:p w14:paraId="17E0D9A1" w14:textId="77777777" w:rsidR="007C594C" w:rsidRPr="00C97FCE" w:rsidRDefault="007C594C" w:rsidP="00FC4C14">
      <w:pPr>
        <w:pStyle w:val="ListParagraph"/>
        <w:numPr>
          <w:ilvl w:val="0"/>
          <w:numId w:val="34"/>
        </w:numPr>
        <w:rPr>
          <w:rFonts w:ascii="Arial" w:hAnsi="Arial" w:cs="Arial"/>
        </w:rPr>
        <w:pPrChange w:id="497" w:author="Heinrich, Danielle - heidl003" w:date="2017-10-26T22:32:00Z">
          <w:pPr>
            <w:pStyle w:val="ListParagraph"/>
            <w:numPr>
              <w:numId w:val="36"/>
            </w:numPr>
            <w:ind w:hanging="360"/>
          </w:pPr>
        </w:pPrChange>
      </w:pPr>
      <w:r w:rsidRPr="00C97FCE">
        <w:rPr>
          <w:rFonts w:ascii="Arial" w:hAnsi="Arial" w:cs="Arial"/>
        </w:rPr>
        <w:t>Android devices loaded with software capable of capturing and forwarding periodic GPS updates and other pertinent data</w:t>
      </w:r>
    </w:p>
    <w:p w14:paraId="2809A166" w14:textId="77777777" w:rsidR="007C594C" w:rsidRPr="00C97FCE" w:rsidRDefault="007C594C" w:rsidP="00FC4C14">
      <w:pPr>
        <w:pStyle w:val="ListParagraph"/>
        <w:numPr>
          <w:ilvl w:val="0"/>
          <w:numId w:val="34"/>
        </w:numPr>
        <w:rPr>
          <w:rFonts w:ascii="Arial" w:hAnsi="Arial" w:cs="Arial"/>
        </w:rPr>
        <w:pPrChange w:id="498" w:author="Heinrich, Danielle - heidl003" w:date="2017-10-26T22:32:00Z">
          <w:pPr>
            <w:pStyle w:val="ListParagraph"/>
            <w:numPr>
              <w:numId w:val="36"/>
            </w:numPr>
            <w:ind w:hanging="360"/>
          </w:pPr>
        </w:pPrChange>
      </w:pPr>
      <w:r w:rsidRPr="00C97FCE">
        <w:rPr>
          <w:rFonts w:ascii="Arial" w:hAnsi="Arial" w:cs="Arial"/>
        </w:rPr>
        <w:t>Backend server</w:t>
      </w:r>
    </w:p>
    <w:p w14:paraId="14818A78" w14:textId="77777777" w:rsidR="007C594C" w:rsidRPr="00C97FCE" w:rsidRDefault="007C594C" w:rsidP="00FC4C14">
      <w:pPr>
        <w:pStyle w:val="ListParagraph"/>
        <w:numPr>
          <w:ilvl w:val="0"/>
          <w:numId w:val="34"/>
        </w:numPr>
        <w:rPr>
          <w:rFonts w:ascii="Arial" w:hAnsi="Arial" w:cs="Arial"/>
        </w:rPr>
        <w:pPrChange w:id="499" w:author="Heinrich, Danielle - heidl003" w:date="2017-10-26T22:32:00Z">
          <w:pPr>
            <w:pStyle w:val="ListParagraph"/>
            <w:numPr>
              <w:numId w:val="36"/>
            </w:numPr>
            <w:ind w:hanging="360"/>
          </w:pPr>
        </w:pPrChange>
      </w:pPr>
      <w:r w:rsidRPr="00C97FCE">
        <w:rPr>
          <w:rFonts w:ascii="Arial" w:hAnsi="Arial" w:cs="Arial"/>
        </w:rPr>
        <w:t>PCAP file of captured UDP stream</w:t>
      </w:r>
    </w:p>
    <w:p w14:paraId="48A9CADA" w14:textId="77777777" w:rsidR="007C594C" w:rsidRPr="00C97FCE" w:rsidRDefault="007C594C" w:rsidP="00FC4C14">
      <w:pPr>
        <w:pStyle w:val="ListParagraph"/>
        <w:numPr>
          <w:ilvl w:val="0"/>
          <w:numId w:val="34"/>
        </w:numPr>
        <w:rPr>
          <w:rFonts w:ascii="Arial" w:hAnsi="Arial" w:cs="Arial"/>
        </w:rPr>
        <w:pPrChange w:id="500" w:author="Heinrich, Danielle - heidl003" w:date="2017-10-26T22:32:00Z">
          <w:pPr>
            <w:pStyle w:val="ListParagraph"/>
            <w:numPr>
              <w:numId w:val="36"/>
            </w:numPr>
            <w:ind w:hanging="360"/>
          </w:pPr>
        </w:pPrChange>
      </w:pPr>
      <w:r w:rsidRPr="00C97FCE">
        <w:rPr>
          <w:rFonts w:ascii="Arial" w:hAnsi="Arial" w:cs="Arial"/>
        </w:rPr>
        <w:t xml:space="preserve">Documentation </w:t>
      </w:r>
    </w:p>
    <w:p w14:paraId="34D7DBF2" w14:textId="63E7C514" w:rsidR="007C594C" w:rsidRPr="00C97FCE" w:rsidRDefault="007C594C" w:rsidP="00FC4C14">
      <w:pPr>
        <w:pStyle w:val="ListParagraph"/>
        <w:numPr>
          <w:ilvl w:val="1"/>
          <w:numId w:val="34"/>
        </w:numPr>
        <w:rPr>
          <w:rFonts w:ascii="Arial" w:hAnsi="Arial" w:cs="Arial"/>
        </w:rPr>
        <w:pPrChange w:id="501" w:author="Heinrich, Danielle - heidl003" w:date="2017-10-26T22:32:00Z">
          <w:pPr>
            <w:pStyle w:val="ListParagraph"/>
            <w:numPr>
              <w:ilvl w:val="1"/>
              <w:numId w:val="36"/>
            </w:numPr>
            <w:ind w:left="1440" w:hanging="360"/>
          </w:pPr>
        </w:pPrChange>
      </w:pPr>
      <w:r w:rsidRPr="00C97FCE">
        <w:rPr>
          <w:rFonts w:ascii="Arial" w:hAnsi="Arial" w:cs="Arial"/>
        </w:rPr>
        <w:t>Information with regards to design and architecture decisions</w:t>
      </w:r>
    </w:p>
    <w:p w14:paraId="581DA915" w14:textId="77777777" w:rsidR="007C594C" w:rsidRPr="00C97FCE" w:rsidRDefault="007C594C" w:rsidP="00FC4C14">
      <w:pPr>
        <w:pStyle w:val="ListParagraph"/>
        <w:numPr>
          <w:ilvl w:val="1"/>
          <w:numId w:val="34"/>
        </w:numPr>
        <w:rPr>
          <w:rFonts w:ascii="Arial" w:hAnsi="Arial" w:cs="Arial"/>
        </w:rPr>
        <w:pPrChange w:id="502" w:author="Heinrich, Danielle - heidl003" w:date="2017-10-26T22:32:00Z">
          <w:pPr>
            <w:pStyle w:val="ListParagraph"/>
            <w:numPr>
              <w:ilvl w:val="1"/>
              <w:numId w:val="36"/>
            </w:numPr>
            <w:ind w:left="1440" w:hanging="360"/>
          </w:pPr>
        </w:pPrChange>
      </w:pPr>
      <w:r w:rsidRPr="00C97FCE">
        <w:rPr>
          <w:rFonts w:ascii="Arial" w:hAnsi="Arial" w:cs="Arial"/>
        </w:rPr>
        <w:t>User guides</w:t>
      </w:r>
    </w:p>
    <w:p w14:paraId="04EC6020" w14:textId="77777777" w:rsidR="007C594C" w:rsidRPr="00C97FCE" w:rsidRDefault="007C594C" w:rsidP="00FC4C14">
      <w:pPr>
        <w:pStyle w:val="ListParagraph"/>
        <w:numPr>
          <w:ilvl w:val="1"/>
          <w:numId w:val="34"/>
        </w:numPr>
        <w:rPr>
          <w:rFonts w:ascii="Arial" w:hAnsi="Arial" w:cs="Arial"/>
        </w:rPr>
        <w:pPrChange w:id="503" w:author="Heinrich, Danielle - heidl003" w:date="2017-10-26T22:32:00Z">
          <w:pPr>
            <w:pStyle w:val="ListParagraph"/>
            <w:numPr>
              <w:ilvl w:val="1"/>
              <w:numId w:val="36"/>
            </w:numPr>
            <w:ind w:left="1440" w:hanging="360"/>
          </w:pPr>
        </w:pPrChange>
      </w:pPr>
      <w:r w:rsidRPr="00C97FCE">
        <w:rPr>
          <w:rFonts w:ascii="Arial" w:hAnsi="Arial" w:cs="Arial"/>
        </w:rPr>
        <w:t>Instructions on standing up the server</w:t>
      </w:r>
    </w:p>
    <w:p w14:paraId="7B3068C3" w14:textId="77777777" w:rsidR="007C594C" w:rsidRPr="00C97FCE" w:rsidRDefault="007C594C" w:rsidP="00FC4C14">
      <w:pPr>
        <w:pStyle w:val="ListParagraph"/>
        <w:numPr>
          <w:ilvl w:val="1"/>
          <w:numId w:val="34"/>
        </w:numPr>
        <w:rPr>
          <w:rFonts w:ascii="Arial" w:hAnsi="Arial" w:cs="Arial"/>
        </w:rPr>
        <w:pPrChange w:id="504" w:author="Heinrich, Danielle - heidl003" w:date="2017-10-26T22:32:00Z">
          <w:pPr>
            <w:pStyle w:val="ListParagraph"/>
            <w:numPr>
              <w:ilvl w:val="1"/>
              <w:numId w:val="36"/>
            </w:numPr>
            <w:ind w:left="1440" w:hanging="360"/>
          </w:pPr>
        </w:pPrChange>
      </w:pPr>
      <w:r w:rsidRPr="00C97FCE">
        <w:rPr>
          <w:rFonts w:ascii="Arial" w:hAnsi="Arial" w:cs="Arial"/>
        </w:rPr>
        <w:t>WADL definition for REST interface</w:t>
      </w:r>
    </w:p>
    <w:p w14:paraId="345D27DB" w14:textId="2B0612C5" w:rsidR="00F34D82" w:rsidRDefault="00F34D82" w:rsidP="000E5330">
      <w:pPr>
        <w:pStyle w:val="Heading3"/>
      </w:pPr>
      <w:bookmarkStart w:id="505" w:name="_Toc496820072"/>
      <w:r>
        <w:lastRenderedPageBreak/>
        <w:t>Summary Milestone Schedule</w:t>
      </w:r>
      <w:bookmarkEnd w:id="505"/>
    </w:p>
    <w:tbl>
      <w:tblPr>
        <w:tblStyle w:val="TableGrid2"/>
        <w:tblW w:w="5000" w:type="pct"/>
        <w:tblLook w:val="04A0" w:firstRow="1" w:lastRow="0" w:firstColumn="1" w:lastColumn="0" w:noHBand="0" w:noVBand="1"/>
      </w:tblPr>
      <w:tblGrid>
        <w:gridCol w:w="6463"/>
        <w:gridCol w:w="2887"/>
      </w:tblGrid>
      <w:tr w:rsidR="00C97FCE" w:rsidRPr="00C97FCE" w14:paraId="4816A6AB" w14:textId="77777777" w:rsidTr="0002372C">
        <w:tc>
          <w:tcPr>
            <w:tcW w:w="3456" w:type="pct"/>
          </w:tcPr>
          <w:p w14:paraId="1AB12426" w14:textId="77777777" w:rsidR="00C97FCE" w:rsidRPr="00C97FCE" w:rsidRDefault="00C97FCE" w:rsidP="00412AB4">
            <w:pPr>
              <w:spacing w:before="0" w:after="160"/>
              <w:rPr>
                <w:rFonts w:eastAsiaTheme="minorHAnsi" w:cs="Arial"/>
                <w:b/>
                <w:szCs w:val="22"/>
                <w:lang w:val="en-SG"/>
              </w:rPr>
            </w:pPr>
            <w:r w:rsidRPr="00C97FCE">
              <w:rPr>
                <w:rFonts w:eastAsiaTheme="minorHAnsi" w:cs="Arial"/>
                <w:b/>
                <w:szCs w:val="22"/>
                <w:lang w:val="en-SG"/>
              </w:rPr>
              <w:t>Milestone Name and Description</w:t>
            </w:r>
          </w:p>
        </w:tc>
        <w:tc>
          <w:tcPr>
            <w:tcW w:w="1544" w:type="pct"/>
          </w:tcPr>
          <w:p w14:paraId="18C491B6" w14:textId="77777777" w:rsidR="00C97FCE" w:rsidRPr="00C97FCE" w:rsidRDefault="00C97FCE" w:rsidP="00412AB4">
            <w:pPr>
              <w:spacing w:before="0" w:after="160"/>
              <w:rPr>
                <w:rFonts w:eastAsiaTheme="minorHAnsi" w:cs="Arial"/>
                <w:b/>
                <w:szCs w:val="22"/>
                <w:lang w:val="en-SG"/>
              </w:rPr>
            </w:pPr>
            <w:r w:rsidRPr="00C97FCE">
              <w:rPr>
                <w:rFonts w:eastAsiaTheme="minorHAnsi" w:cs="Arial"/>
                <w:b/>
                <w:szCs w:val="22"/>
                <w:lang w:val="en-SG"/>
              </w:rPr>
              <w:t>Expected Completion Date</w:t>
            </w:r>
          </w:p>
        </w:tc>
      </w:tr>
      <w:tr w:rsidR="00C97FCE" w:rsidRPr="00C97FCE" w14:paraId="63598CC5" w14:textId="77777777" w:rsidTr="0002372C">
        <w:tc>
          <w:tcPr>
            <w:tcW w:w="3456" w:type="pct"/>
          </w:tcPr>
          <w:p w14:paraId="2804C6C3" w14:textId="77777777" w:rsidR="00C97FCE" w:rsidRPr="00C97FCE" w:rsidRDefault="00C97FCE" w:rsidP="00412AB4">
            <w:pPr>
              <w:spacing w:before="0" w:after="160"/>
              <w:rPr>
                <w:rFonts w:eastAsiaTheme="minorHAnsi" w:cs="Arial"/>
                <w:szCs w:val="22"/>
                <w:lang w:val="en-SG"/>
              </w:rPr>
            </w:pPr>
            <w:r w:rsidRPr="00C97FCE">
              <w:rPr>
                <w:rFonts w:eastAsiaTheme="minorHAnsi" w:cs="Arial"/>
                <w:szCs w:val="22"/>
                <w:lang w:val="en-SG"/>
              </w:rPr>
              <w:t>Delivery of System Requirements Document</w:t>
            </w:r>
          </w:p>
        </w:tc>
        <w:tc>
          <w:tcPr>
            <w:tcW w:w="1544" w:type="pct"/>
          </w:tcPr>
          <w:p w14:paraId="5A49FC1B" w14:textId="77777777" w:rsidR="00C97FCE" w:rsidRPr="00C97FCE" w:rsidRDefault="00C97FCE" w:rsidP="00412AB4">
            <w:pPr>
              <w:spacing w:before="0" w:after="160"/>
              <w:rPr>
                <w:rFonts w:eastAsiaTheme="minorHAnsi" w:cs="Arial"/>
                <w:szCs w:val="22"/>
                <w:lang w:val="en-SG"/>
              </w:rPr>
            </w:pPr>
            <w:r w:rsidRPr="00C97FCE">
              <w:rPr>
                <w:rFonts w:eastAsiaTheme="minorHAnsi" w:cs="Arial"/>
                <w:szCs w:val="22"/>
                <w:lang w:val="en-SG"/>
              </w:rPr>
              <w:t>13 August 2017</w:t>
            </w:r>
          </w:p>
        </w:tc>
      </w:tr>
      <w:tr w:rsidR="00C97FCE" w:rsidRPr="00C97FCE" w14:paraId="45718D52" w14:textId="77777777" w:rsidTr="0002372C">
        <w:tc>
          <w:tcPr>
            <w:tcW w:w="3456" w:type="pct"/>
          </w:tcPr>
          <w:p w14:paraId="7D7A5028" w14:textId="77777777" w:rsidR="00C97FCE" w:rsidRPr="00C97FCE" w:rsidRDefault="00C97FCE" w:rsidP="00412AB4">
            <w:pPr>
              <w:spacing w:before="0" w:after="160"/>
              <w:rPr>
                <w:rFonts w:eastAsiaTheme="minorHAnsi" w:cs="Arial"/>
                <w:szCs w:val="22"/>
                <w:lang w:val="en-SG"/>
              </w:rPr>
            </w:pPr>
            <w:r w:rsidRPr="00C97FCE">
              <w:rPr>
                <w:rFonts w:eastAsiaTheme="minorHAnsi" w:cs="Arial"/>
                <w:szCs w:val="22"/>
                <w:lang w:val="en-SG"/>
              </w:rPr>
              <w:t>Delivery of Project Proposal Presentation Slides</w:t>
            </w:r>
          </w:p>
        </w:tc>
        <w:tc>
          <w:tcPr>
            <w:tcW w:w="1544" w:type="pct"/>
          </w:tcPr>
          <w:p w14:paraId="586212A1" w14:textId="77777777" w:rsidR="00C97FCE" w:rsidRPr="00C97FCE" w:rsidRDefault="00C97FCE" w:rsidP="00412AB4">
            <w:pPr>
              <w:spacing w:before="0" w:after="160"/>
              <w:rPr>
                <w:rFonts w:eastAsiaTheme="minorHAnsi" w:cs="Arial"/>
                <w:szCs w:val="22"/>
                <w:lang w:val="en-SG"/>
              </w:rPr>
            </w:pPr>
            <w:r w:rsidRPr="00C97FCE">
              <w:rPr>
                <w:rFonts w:eastAsiaTheme="minorHAnsi" w:cs="Arial"/>
                <w:szCs w:val="22"/>
                <w:lang w:val="en-SG"/>
              </w:rPr>
              <w:t>13 August 2017</w:t>
            </w:r>
          </w:p>
        </w:tc>
      </w:tr>
      <w:tr w:rsidR="00C97FCE" w:rsidRPr="00C97FCE" w14:paraId="6DC80992" w14:textId="77777777" w:rsidTr="0002372C">
        <w:tc>
          <w:tcPr>
            <w:tcW w:w="3456" w:type="pct"/>
          </w:tcPr>
          <w:p w14:paraId="30474CAB" w14:textId="77777777" w:rsidR="00C97FCE" w:rsidRPr="00C97FCE" w:rsidRDefault="00C97FCE" w:rsidP="00412AB4">
            <w:pPr>
              <w:spacing w:before="0" w:after="160"/>
              <w:rPr>
                <w:rFonts w:eastAsiaTheme="minorHAnsi" w:cs="Arial"/>
                <w:szCs w:val="22"/>
                <w:lang w:val="en-SG"/>
              </w:rPr>
            </w:pPr>
            <w:r w:rsidRPr="00C97FCE">
              <w:rPr>
                <w:rFonts w:eastAsiaTheme="minorHAnsi" w:cs="Arial"/>
                <w:szCs w:val="22"/>
                <w:lang w:val="en-SG"/>
              </w:rPr>
              <w:t>Project Proposal Presentation</w:t>
            </w:r>
          </w:p>
        </w:tc>
        <w:tc>
          <w:tcPr>
            <w:tcW w:w="1544" w:type="pct"/>
          </w:tcPr>
          <w:p w14:paraId="3A5519B5" w14:textId="77777777" w:rsidR="00C97FCE" w:rsidRPr="00C97FCE" w:rsidRDefault="00C97FCE" w:rsidP="00412AB4">
            <w:pPr>
              <w:spacing w:before="0" w:after="160"/>
              <w:rPr>
                <w:rFonts w:eastAsiaTheme="minorHAnsi" w:cs="Arial"/>
                <w:szCs w:val="22"/>
                <w:lang w:val="en-SG"/>
              </w:rPr>
            </w:pPr>
            <w:r w:rsidRPr="00C97FCE">
              <w:rPr>
                <w:rFonts w:eastAsiaTheme="minorHAnsi" w:cs="Arial"/>
                <w:szCs w:val="22"/>
                <w:lang w:val="en-SG"/>
              </w:rPr>
              <w:t>15 August 2017</w:t>
            </w:r>
          </w:p>
        </w:tc>
      </w:tr>
      <w:tr w:rsidR="00C97FCE" w:rsidRPr="00C97FCE" w14:paraId="7E21E531" w14:textId="77777777" w:rsidTr="0002372C">
        <w:tc>
          <w:tcPr>
            <w:tcW w:w="3456" w:type="pct"/>
          </w:tcPr>
          <w:p w14:paraId="2E24178F" w14:textId="77777777" w:rsidR="00C97FCE" w:rsidRPr="00C97FCE" w:rsidRDefault="00C97FCE" w:rsidP="00412AB4">
            <w:pPr>
              <w:spacing w:before="0" w:after="160"/>
              <w:rPr>
                <w:rFonts w:eastAsiaTheme="minorHAnsi" w:cs="Arial"/>
                <w:szCs w:val="22"/>
                <w:lang w:val="en-SG"/>
              </w:rPr>
            </w:pPr>
            <w:r w:rsidRPr="00C97FCE">
              <w:rPr>
                <w:rFonts w:eastAsiaTheme="minorHAnsi" w:cs="Arial"/>
                <w:szCs w:val="22"/>
                <w:lang w:val="en-SG"/>
              </w:rPr>
              <w:t>DST Group Trial</w:t>
            </w:r>
          </w:p>
          <w:p w14:paraId="39A8839E" w14:textId="77777777" w:rsidR="00C97FCE" w:rsidRPr="00C97FCE" w:rsidRDefault="00C97FCE" w:rsidP="00FC4C14">
            <w:pPr>
              <w:numPr>
                <w:ilvl w:val="0"/>
                <w:numId w:val="35"/>
              </w:numPr>
              <w:spacing w:before="0" w:after="160"/>
              <w:contextualSpacing/>
              <w:rPr>
                <w:rFonts w:eastAsiaTheme="minorHAnsi" w:cs="Arial"/>
                <w:szCs w:val="22"/>
                <w:lang w:val="en-SG"/>
              </w:rPr>
              <w:pPrChange w:id="506" w:author="Heinrich, Danielle - heidl003" w:date="2017-10-26T22:32:00Z">
                <w:pPr>
                  <w:numPr>
                    <w:numId w:val="37"/>
                  </w:numPr>
                  <w:spacing w:before="0" w:after="160"/>
                  <w:ind w:left="720" w:hanging="360"/>
                  <w:contextualSpacing/>
                </w:pPr>
              </w:pPrChange>
            </w:pPr>
            <w:r w:rsidRPr="00C97FCE">
              <w:rPr>
                <w:rFonts w:eastAsiaTheme="minorHAnsi" w:cs="Arial"/>
                <w:szCs w:val="22"/>
                <w:lang w:val="en-SG"/>
              </w:rPr>
              <w:t>This trial can be used for testing of the system, if needed</w:t>
            </w:r>
          </w:p>
          <w:p w14:paraId="10CE26DB" w14:textId="77777777" w:rsidR="00C97FCE" w:rsidRPr="00C97FCE" w:rsidRDefault="00C97FCE" w:rsidP="00FC4C14">
            <w:pPr>
              <w:numPr>
                <w:ilvl w:val="0"/>
                <w:numId w:val="35"/>
              </w:numPr>
              <w:spacing w:before="0" w:after="160"/>
              <w:contextualSpacing/>
              <w:rPr>
                <w:rFonts w:eastAsiaTheme="minorHAnsi" w:cs="Arial"/>
                <w:szCs w:val="22"/>
                <w:lang w:val="en-SG"/>
              </w:rPr>
              <w:pPrChange w:id="507" w:author="Heinrich, Danielle - heidl003" w:date="2017-10-26T22:32:00Z">
                <w:pPr>
                  <w:numPr>
                    <w:numId w:val="37"/>
                  </w:numPr>
                  <w:spacing w:before="0" w:after="160"/>
                  <w:ind w:left="720" w:hanging="360"/>
                  <w:contextualSpacing/>
                </w:pPr>
              </w:pPrChange>
            </w:pPr>
            <w:r w:rsidRPr="00C97FCE">
              <w:rPr>
                <w:rFonts w:eastAsiaTheme="minorHAnsi" w:cs="Arial"/>
                <w:szCs w:val="22"/>
                <w:lang w:val="en-SG"/>
              </w:rPr>
              <w:t>Trials run for three weeks, commencing at the given date</w:t>
            </w:r>
          </w:p>
        </w:tc>
        <w:tc>
          <w:tcPr>
            <w:tcW w:w="1544" w:type="pct"/>
          </w:tcPr>
          <w:p w14:paraId="4FB56CF5" w14:textId="77777777" w:rsidR="00C97FCE" w:rsidRPr="00C97FCE" w:rsidRDefault="00C97FCE" w:rsidP="00412AB4">
            <w:pPr>
              <w:tabs>
                <w:tab w:val="right" w:pos="2568"/>
              </w:tabs>
              <w:spacing w:before="0" w:after="160"/>
              <w:rPr>
                <w:rFonts w:eastAsiaTheme="minorHAnsi" w:cs="Arial"/>
                <w:szCs w:val="22"/>
                <w:lang w:val="en-SG"/>
              </w:rPr>
            </w:pPr>
            <w:r w:rsidRPr="00C97FCE">
              <w:rPr>
                <w:rFonts w:eastAsiaTheme="minorHAnsi" w:cs="Arial"/>
                <w:szCs w:val="22"/>
                <w:lang w:val="en-SG"/>
              </w:rPr>
              <w:t>16 October 2017</w:t>
            </w:r>
          </w:p>
        </w:tc>
      </w:tr>
      <w:tr w:rsidR="00C97FCE" w:rsidRPr="00C97FCE" w14:paraId="5ACBADAA" w14:textId="77777777" w:rsidTr="0002372C">
        <w:tc>
          <w:tcPr>
            <w:tcW w:w="3456" w:type="pct"/>
          </w:tcPr>
          <w:p w14:paraId="7562821B" w14:textId="77777777" w:rsidR="00C97FCE" w:rsidRPr="00C97FCE" w:rsidRDefault="00C97FCE" w:rsidP="00412AB4">
            <w:pPr>
              <w:spacing w:before="0" w:after="160"/>
              <w:rPr>
                <w:rFonts w:eastAsiaTheme="minorHAnsi" w:cs="Arial"/>
                <w:szCs w:val="22"/>
                <w:lang w:val="en-SG"/>
              </w:rPr>
            </w:pPr>
            <w:r w:rsidRPr="00C97FCE">
              <w:rPr>
                <w:rFonts w:eastAsiaTheme="minorHAnsi" w:cs="Arial"/>
                <w:szCs w:val="22"/>
                <w:lang w:val="en-SG"/>
              </w:rPr>
              <w:t>Delivery of Final Project Presentation Slides</w:t>
            </w:r>
          </w:p>
        </w:tc>
        <w:tc>
          <w:tcPr>
            <w:tcW w:w="1544" w:type="pct"/>
          </w:tcPr>
          <w:p w14:paraId="5F264902" w14:textId="3B5CE2FA" w:rsidR="00C97FCE" w:rsidRPr="00C97FCE" w:rsidRDefault="00C97FCE" w:rsidP="00412AB4">
            <w:pPr>
              <w:tabs>
                <w:tab w:val="right" w:pos="2568"/>
              </w:tabs>
              <w:spacing w:before="0" w:after="160"/>
              <w:rPr>
                <w:rFonts w:eastAsiaTheme="minorHAnsi" w:cs="Arial"/>
                <w:szCs w:val="22"/>
                <w:lang w:val="en-SG"/>
              </w:rPr>
            </w:pPr>
            <w:r w:rsidRPr="00C97FCE">
              <w:rPr>
                <w:rFonts w:eastAsiaTheme="minorHAnsi" w:cs="Arial"/>
                <w:szCs w:val="22"/>
                <w:lang w:val="en-SG"/>
              </w:rPr>
              <w:t>29 October 2017</w:t>
            </w:r>
          </w:p>
        </w:tc>
      </w:tr>
      <w:tr w:rsidR="00C97FCE" w:rsidRPr="00C97FCE" w14:paraId="4B0CA31C" w14:textId="77777777" w:rsidTr="0002372C">
        <w:tc>
          <w:tcPr>
            <w:tcW w:w="3456" w:type="pct"/>
          </w:tcPr>
          <w:p w14:paraId="52D227BA" w14:textId="77777777" w:rsidR="00C97FCE" w:rsidRPr="00C97FCE" w:rsidRDefault="00C97FCE" w:rsidP="00412AB4">
            <w:pPr>
              <w:spacing w:before="0" w:after="160"/>
              <w:rPr>
                <w:rFonts w:eastAsiaTheme="minorHAnsi" w:cs="Arial"/>
                <w:szCs w:val="22"/>
                <w:lang w:val="en-SG"/>
              </w:rPr>
            </w:pPr>
            <w:r w:rsidRPr="00C97FCE">
              <w:rPr>
                <w:rFonts w:eastAsiaTheme="minorHAnsi" w:cs="Arial"/>
                <w:szCs w:val="22"/>
                <w:lang w:val="en-SG"/>
              </w:rPr>
              <w:t>Delivery of Fair Day Poster</w:t>
            </w:r>
          </w:p>
        </w:tc>
        <w:tc>
          <w:tcPr>
            <w:tcW w:w="1544" w:type="pct"/>
          </w:tcPr>
          <w:p w14:paraId="634AE3A9" w14:textId="77777777" w:rsidR="00C97FCE" w:rsidRPr="00C97FCE" w:rsidRDefault="00C97FCE" w:rsidP="00412AB4">
            <w:pPr>
              <w:tabs>
                <w:tab w:val="right" w:pos="2568"/>
              </w:tabs>
              <w:spacing w:before="0" w:after="160"/>
              <w:rPr>
                <w:rFonts w:eastAsiaTheme="minorHAnsi" w:cs="Arial"/>
                <w:szCs w:val="22"/>
                <w:lang w:val="en-SG"/>
              </w:rPr>
            </w:pPr>
            <w:r w:rsidRPr="00C97FCE">
              <w:rPr>
                <w:rFonts w:eastAsiaTheme="minorHAnsi" w:cs="Arial"/>
                <w:szCs w:val="22"/>
                <w:lang w:val="en-SG"/>
              </w:rPr>
              <w:t>29 October 2017</w:t>
            </w:r>
          </w:p>
        </w:tc>
      </w:tr>
      <w:tr w:rsidR="00C97FCE" w:rsidRPr="00C97FCE" w14:paraId="29B69DBB" w14:textId="77777777" w:rsidTr="0002372C">
        <w:tc>
          <w:tcPr>
            <w:tcW w:w="3456" w:type="pct"/>
          </w:tcPr>
          <w:p w14:paraId="3EDA4569" w14:textId="77777777" w:rsidR="00C97FCE" w:rsidRPr="00C97FCE" w:rsidRDefault="00C97FCE" w:rsidP="00412AB4">
            <w:pPr>
              <w:spacing w:before="0" w:after="160"/>
              <w:rPr>
                <w:rFonts w:eastAsiaTheme="minorHAnsi" w:cs="Arial"/>
                <w:szCs w:val="22"/>
                <w:lang w:val="en-SG"/>
              </w:rPr>
            </w:pPr>
            <w:r w:rsidRPr="00C97FCE">
              <w:rPr>
                <w:rFonts w:eastAsiaTheme="minorHAnsi" w:cs="Arial"/>
                <w:szCs w:val="22"/>
                <w:lang w:val="en-SG"/>
              </w:rPr>
              <w:t>Delivery of System Design Document</w:t>
            </w:r>
          </w:p>
        </w:tc>
        <w:tc>
          <w:tcPr>
            <w:tcW w:w="1544" w:type="pct"/>
          </w:tcPr>
          <w:p w14:paraId="56A5979F" w14:textId="77777777" w:rsidR="00C97FCE" w:rsidRPr="00C97FCE" w:rsidRDefault="00C97FCE" w:rsidP="00412AB4">
            <w:pPr>
              <w:spacing w:before="0" w:after="160"/>
              <w:rPr>
                <w:rFonts w:eastAsiaTheme="minorHAnsi" w:cs="Arial"/>
                <w:szCs w:val="22"/>
                <w:lang w:val="en-SG"/>
              </w:rPr>
            </w:pPr>
            <w:r w:rsidRPr="00C97FCE">
              <w:rPr>
                <w:rFonts w:eastAsiaTheme="minorHAnsi" w:cs="Arial"/>
                <w:szCs w:val="22"/>
                <w:lang w:val="en-SG"/>
              </w:rPr>
              <w:t>5 November 2017</w:t>
            </w:r>
          </w:p>
        </w:tc>
      </w:tr>
      <w:tr w:rsidR="00C97FCE" w:rsidRPr="00C97FCE" w14:paraId="32748FCA" w14:textId="77777777" w:rsidTr="0002372C">
        <w:tc>
          <w:tcPr>
            <w:tcW w:w="3456" w:type="pct"/>
          </w:tcPr>
          <w:p w14:paraId="5DCDE925" w14:textId="77777777" w:rsidR="00C97FCE" w:rsidRPr="00C97FCE" w:rsidRDefault="00C97FCE" w:rsidP="00412AB4">
            <w:pPr>
              <w:spacing w:before="0" w:after="160"/>
              <w:rPr>
                <w:rFonts w:eastAsiaTheme="minorHAnsi" w:cs="Arial"/>
                <w:szCs w:val="22"/>
                <w:lang w:val="en-SG"/>
              </w:rPr>
            </w:pPr>
            <w:r w:rsidRPr="00C97FCE">
              <w:rPr>
                <w:rFonts w:eastAsiaTheme="minorHAnsi" w:cs="Arial"/>
                <w:szCs w:val="22"/>
                <w:lang w:val="en-SG"/>
              </w:rPr>
              <w:t>Delivery of Final Deliverables</w:t>
            </w:r>
          </w:p>
        </w:tc>
        <w:tc>
          <w:tcPr>
            <w:tcW w:w="1544" w:type="pct"/>
          </w:tcPr>
          <w:p w14:paraId="3F7624F5" w14:textId="77777777" w:rsidR="00C97FCE" w:rsidRPr="00C97FCE" w:rsidRDefault="00C97FCE" w:rsidP="00412AB4">
            <w:pPr>
              <w:spacing w:before="0" w:after="160"/>
              <w:rPr>
                <w:rFonts w:eastAsiaTheme="minorHAnsi" w:cs="Arial"/>
                <w:szCs w:val="22"/>
                <w:lang w:val="en-SG"/>
              </w:rPr>
            </w:pPr>
            <w:r w:rsidRPr="00C97FCE">
              <w:rPr>
                <w:rFonts w:eastAsiaTheme="minorHAnsi" w:cs="Arial"/>
                <w:szCs w:val="22"/>
                <w:lang w:val="en-SG"/>
              </w:rPr>
              <w:t>5 November 2017</w:t>
            </w:r>
          </w:p>
        </w:tc>
      </w:tr>
      <w:tr w:rsidR="00C97FCE" w:rsidRPr="00C97FCE" w14:paraId="52812AD7" w14:textId="77777777" w:rsidTr="0002372C">
        <w:tc>
          <w:tcPr>
            <w:tcW w:w="3456" w:type="pct"/>
          </w:tcPr>
          <w:p w14:paraId="3CBD087B" w14:textId="77777777" w:rsidR="00C97FCE" w:rsidRPr="00C97FCE" w:rsidRDefault="00C97FCE" w:rsidP="00412AB4">
            <w:pPr>
              <w:spacing w:before="0" w:after="160"/>
              <w:rPr>
                <w:rFonts w:eastAsiaTheme="minorHAnsi" w:cs="Arial"/>
                <w:szCs w:val="22"/>
                <w:lang w:val="en-SG"/>
              </w:rPr>
            </w:pPr>
            <w:r w:rsidRPr="00C97FCE">
              <w:rPr>
                <w:rFonts w:eastAsiaTheme="minorHAnsi" w:cs="Arial"/>
                <w:szCs w:val="22"/>
                <w:lang w:val="en-SG"/>
              </w:rPr>
              <w:t>Delivery of Fair Day Presentation Slides</w:t>
            </w:r>
          </w:p>
        </w:tc>
        <w:tc>
          <w:tcPr>
            <w:tcW w:w="1544" w:type="pct"/>
          </w:tcPr>
          <w:p w14:paraId="3AFB3731" w14:textId="77777777" w:rsidR="00C97FCE" w:rsidRPr="00C97FCE" w:rsidRDefault="00C97FCE" w:rsidP="00412AB4">
            <w:pPr>
              <w:spacing w:before="0" w:after="160"/>
              <w:rPr>
                <w:rFonts w:eastAsiaTheme="minorHAnsi" w:cs="Arial"/>
                <w:szCs w:val="22"/>
                <w:lang w:val="en-SG"/>
              </w:rPr>
            </w:pPr>
            <w:r w:rsidRPr="00C97FCE">
              <w:rPr>
                <w:rFonts w:eastAsiaTheme="minorHAnsi" w:cs="Arial"/>
                <w:szCs w:val="22"/>
                <w:lang w:val="en-SG"/>
              </w:rPr>
              <w:t>5 November 2017</w:t>
            </w:r>
          </w:p>
        </w:tc>
      </w:tr>
      <w:tr w:rsidR="00C97FCE" w:rsidRPr="00C97FCE" w14:paraId="0997B5F1" w14:textId="77777777" w:rsidTr="0002372C">
        <w:tc>
          <w:tcPr>
            <w:tcW w:w="3456" w:type="pct"/>
          </w:tcPr>
          <w:p w14:paraId="4055645B" w14:textId="77777777" w:rsidR="00C97FCE" w:rsidRPr="00C97FCE" w:rsidRDefault="00C97FCE" w:rsidP="00412AB4">
            <w:pPr>
              <w:spacing w:before="0" w:after="160"/>
              <w:rPr>
                <w:rFonts w:eastAsiaTheme="minorHAnsi" w:cs="Arial"/>
                <w:szCs w:val="22"/>
                <w:lang w:val="en-SG"/>
              </w:rPr>
            </w:pPr>
            <w:r w:rsidRPr="00C97FCE">
              <w:rPr>
                <w:rFonts w:eastAsiaTheme="minorHAnsi" w:cs="Arial"/>
                <w:szCs w:val="22"/>
                <w:lang w:val="en-SG"/>
              </w:rPr>
              <w:t>Project Presentation</w:t>
            </w:r>
          </w:p>
        </w:tc>
        <w:tc>
          <w:tcPr>
            <w:tcW w:w="1544" w:type="pct"/>
          </w:tcPr>
          <w:p w14:paraId="26F7C044" w14:textId="77777777" w:rsidR="00C97FCE" w:rsidRPr="00C97FCE" w:rsidRDefault="00C97FCE" w:rsidP="00412AB4">
            <w:pPr>
              <w:spacing w:before="0" w:after="160"/>
              <w:rPr>
                <w:rFonts w:eastAsiaTheme="minorHAnsi" w:cs="Arial"/>
                <w:szCs w:val="22"/>
                <w:lang w:val="en-SG"/>
              </w:rPr>
            </w:pPr>
            <w:r w:rsidRPr="00C97FCE">
              <w:rPr>
                <w:rFonts w:eastAsiaTheme="minorHAnsi" w:cs="Arial"/>
                <w:szCs w:val="22"/>
                <w:lang w:val="en-SG"/>
              </w:rPr>
              <w:t>5 November 2017</w:t>
            </w:r>
          </w:p>
        </w:tc>
      </w:tr>
      <w:tr w:rsidR="00C97FCE" w:rsidRPr="00C97FCE" w14:paraId="05F7A08F" w14:textId="77777777" w:rsidTr="0002372C">
        <w:tc>
          <w:tcPr>
            <w:tcW w:w="3456" w:type="pct"/>
          </w:tcPr>
          <w:p w14:paraId="1C2B8BBC" w14:textId="77777777" w:rsidR="00C97FCE" w:rsidRPr="001A5D9B" w:rsidRDefault="00C97FCE" w:rsidP="00412AB4">
            <w:pPr>
              <w:spacing w:before="0" w:after="160"/>
              <w:rPr>
                <w:rFonts w:eastAsiaTheme="minorHAnsi" w:cs="Arial"/>
                <w:szCs w:val="22"/>
                <w:lang w:val="en-SG"/>
              </w:rPr>
            </w:pPr>
            <w:r w:rsidRPr="001A5D9B">
              <w:rPr>
                <w:rFonts w:eastAsiaTheme="minorHAnsi" w:cs="Arial"/>
                <w:szCs w:val="22"/>
                <w:lang w:val="en-SG"/>
              </w:rPr>
              <w:t>Project Fair Day</w:t>
            </w:r>
          </w:p>
        </w:tc>
        <w:tc>
          <w:tcPr>
            <w:tcW w:w="1544" w:type="pct"/>
          </w:tcPr>
          <w:p w14:paraId="4D9C7314" w14:textId="097599C8" w:rsidR="00C97FCE" w:rsidRPr="001A5D9B" w:rsidRDefault="001A5D9B" w:rsidP="00412AB4">
            <w:pPr>
              <w:spacing w:before="0" w:after="160"/>
              <w:rPr>
                <w:rFonts w:eastAsiaTheme="minorHAnsi" w:cs="Arial"/>
                <w:szCs w:val="22"/>
                <w:lang w:val="en-SG"/>
              </w:rPr>
            </w:pPr>
            <w:r w:rsidRPr="001A5D9B">
              <w:rPr>
                <w:rFonts w:eastAsiaTheme="minorHAnsi" w:cs="Arial"/>
                <w:szCs w:val="22"/>
                <w:lang w:val="en-SG"/>
              </w:rPr>
              <w:t>9 November 2017</w:t>
            </w:r>
          </w:p>
        </w:tc>
      </w:tr>
      <w:tr w:rsidR="00C97FCE" w:rsidRPr="00C97FCE" w14:paraId="1CEE9371" w14:textId="77777777" w:rsidTr="0002372C">
        <w:tc>
          <w:tcPr>
            <w:tcW w:w="3456" w:type="pct"/>
          </w:tcPr>
          <w:p w14:paraId="07D73CB5" w14:textId="77777777" w:rsidR="00C97FCE" w:rsidRPr="00C97FCE" w:rsidRDefault="00C97FCE" w:rsidP="00412AB4">
            <w:pPr>
              <w:spacing w:before="0" w:after="160"/>
              <w:rPr>
                <w:rFonts w:eastAsiaTheme="minorHAnsi" w:cs="Arial"/>
                <w:szCs w:val="22"/>
                <w:lang w:val="en-SG"/>
              </w:rPr>
            </w:pPr>
            <w:r w:rsidRPr="00C97FCE">
              <w:rPr>
                <w:rFonts w:eastAsiaTheme="minorHAnsi" w:cs="Arial"/>
                <w:szCs w:val="22"/>
                <w:lang w:val="en-SG"/>
              </w:rPr>
              <w:t>DST Group Trial</w:t>
            </w:r>
          </w:p>
          <w:p w14:paraId="6740AC6A" w14:textId="77777777" w:rsidR="00C97FCE" w:rsidRPr="00C97FCE" w:rsidRDefault="00C97FCE" w:rsidP="00FC4C14">
            <w:pPr>
              <w:numPr>
                <w:ilvl w:val="0"/>
                <w:numId w:val="35"/>
              </w:numPr>
              <w:spacing w:before="0" w:after="160"/>
              <w:contextualSpacing/>
              <w:rPr>
                <w:rFonts w:eastAsiaTheme="minorHAnsi" w:cs="Arial"/>
                <w:szCs w:val="22"/>
                <w:lang w:val="en-SG"/>
              </w:rPr>
              <w:pPrChange w:id="508" w:author="Heinrich, Danielle - heidl003" w:date="2017-10-26T22:32:00Z">
                <w:pPr>
                  <w:numPr>
                    <w:numId w:val="37"/>
                  </w:numPr>
                  <w:spacing w:before="0" w:after="160"/>
                  <w:ind w:left="720" w:hanging="360"/>
                  <w:contextualSpacing/>
                </w:pPr>
              </w:pPrChange>
            </w:pPr>
            <w:r w:rsidRPr="00C97FCE">
              <w:rPr>
                <w:rFonts w:eastAsiaTheme="minorHAnsi" w:cs="Arial"/>
                <w:szCs w:val="22"/>
                <w:lang w:val="en-SG"/>
              </w:rPr>
              <w:t xml:space="preserve">The trial for which the system is intended to support </w:t>
            </w:r>
          </w:p>
          <w:p w14:paraId="37235558" w14:textId="77777777" w:rsidR="00C97FCE" w:rsidRPr="00C97FCE" w:rsidRDefault="00C97FCE" w:rsidP="00FC4C14">
            <w:pPr>
              <w:numPr>
                <w:ilvl w:val="0"/>
                <w:numId w:val="35"/>
              </w:numPr>
              <w:spacing w:before="0" w:after="160"/>
              <w:contextualSpacing/>
              <w:rPr>
                <w:rFonts w:eastAsiaTheme="minorHAnsi" w:cs="Arial"/>
                <w:szCs w:val="22"/>
                <w:lang w:val="en-SG"/>
              </w:rPr>
              <w:pPrChange w:id="509" w:author="Heinrich, Danielle - heidl003" w:date="2017-10-26T22:32:00Z">
                <w:pPr>
                  <w:numPr>
                    <w:numId w:val="37"/>
                  </w:numPr>
                  <w:spacing w:before="0" w:after="160"/>
                  <w:ind w:left="720" w:hanging="360"/>
                  <w:contextualSpacing/>
                </w:pPr>
              </w:pPrChange>
            </w:pPr>
            <w:r w:rsidRPr="00C97FCE">
              <w:rPr>
                <w:rFonts w:eastAsiaTheme="minorHAnsi" w:cs="Arial"/>
                <w:szCs w:val="22"/>
                <w:lang w:val="en-SG"/>
              </w:rPr>
              <w:t>Trials run for three weeks, commending at the given date</w:t>
            </w:r>
          </w:p>
        </w:tc>
        <w:tc>
          <w:tcPr>
            <w:tcW w:w="1544" w:type="pct"/>
          </w:tcPr>
          <w:p w14:paraId="618DEDF4" w14:textId="77777777" w:rsidR="00C97FCE" w:rsidRPr="00C97FCE" w:rsidRDefault="00C97FCE" w:rsidP="00412AB4">
            <w:pPr>
              <w:spacing w:before="0" w:after="160"/>
              <w:rPr>
                <w:rFonts w:eastAsiaTheme="minorHAnsi" w:cs="Arial"/>
                <w:szCs w:val="22"/>
                <w:lang w:val="en-SG"/>
              </w:rPr>
            </w:pPr>
            <w:r w:rsidRPr="00C97FCE">
              <w:rPr>
                <w:rFonts w:eastAsiaTheme="minorHAnsi" w:cs="Arial"/>
                <w:szCs w:val="22"/>
                <w:lang w:val="en-SG"/>
              </w:rPr>
              <w:t>13 November 2017</w:t>
            </w:r>
          </w:p>
        </w:tc>
      </w:tr>
    </w:tbl>
    <w:p w14:paraId="047F01CC" w14:textId="3DB9AE9F" w:rsidR="006E55D3" w:rsidRDefault="006E55D3" w:rsidP="006E55D3">
      <w:pPr>
        <w:pStyle w:val="Caption"/>
      </w:pPr>
      <w:bookmarkStart w:id="510" w:name="_Toc496039754"/>
      <w:bookmarkStart w:id="511" w:name="_Toc496039771"/>
      <w:r>
        <w:t xml:space="preserve">Table </w:t>
      </w:r>
      <w:r>
        <w:fldChar w:fldCharType="begin"/>
      </w:r>
      <w:r>
        <w:instrText xml:space="preserve"> SEQ Table \* ARABIC </w:instrText>
      </w:r>
      <w:r>
        <w:fldChar w:fldCharType="separate"/>
      </w:r>
      <w:r>
        <w:rPr>
          <w:noProof/>
        </w:rPr>
        <w:t>2</w:t>
      </w:r>
      <w:r>
        <w:fldChar w:fldCharType="end"/>
      </w:r>
      <w:r>
        <w:t>: Preliminary milestone schedule</w:t>
      </w:r>
    </w:p>
    <w:p w14:paraId="176CE567" w14:textId="518CBD99" w:rsidR="006E55D3" w:rsidRPr="006E55D3" w:rsidRDefault="006E55D3" w:rsidP="004B7614">
      <w:r>
        <w:t>Table 2 describes the preliminary schedule of all high-level project milestones.</w:t>
      </w:r>
    </w:p>
    <w:p w14:paraId="19BC2E6F" w14:textId="77777777" w:rsidR="00693D92" w:rsidRDefault="00693D92" w:rsidP="006D365F">
      <w:pPr>
        <w:pStyle w:val="Caption"/>
        <w:sectPr w:rsidR="00693D92" w:rsidSect="00E27B42">
          <w:headerReference w:type="default" r:id="rId12"/>
          <w:pgSz w:w="12240" w:h="15840" w:code="1"/>
          <w:pgMar w:top="1440" w:right="1440" w:bottom="1440" w:left="1440" w:header="504" w:footer="504" w:gutter="0"/>
          <w:cols w:space="720"/>
          <w:docGrid w:linePitch="360"/>
        </w:sectPr>
      </w:pPr>
      <w:r>
        <w:br w:type="textWrapping" w:clear="all"/>
      </w:r>
    </w:p>
    <w:bookmarkEnd w:id="510"/>
    <w:bookmarkEnd w:id="511"/>
    <w:p w14:paraId="3AECE5AC" w14:textId="173849E6" w:rsidR="006B7270" w:rsidRDefault="006B7270" w:rsidP="004B7614">
      <w:pPr>
        <w:keepNext/>
      </w:pPr>
      <w:r>
        <w:object w:dxaOrig="16125" w:dyaOrig="13156" w14:anchorId="11DE5504">
          <v:shape id="_x0000_i1294" type="#_x0000_t75" style="width:652.5pt;height:412.5pt" o:ole="">
            <v:imagedata r:id="rId13" o:title=""/>
          </v:shape>
          <o:OLEObject Type="Embed" ProgID="Visio.Drawing.15" ShapeID="_x0000_i1294" DrawAspect="Content" ObjectID="_1570562533" r:id="rId14"/>
        </w:object>
      </w:r>
    </w:p>
    <w:p w14:paraId="4CCA3743" w14:textId="28CED2C0" w:rsidR="00435C56" w:rsidRDefault="006B7270" w:rsidP="004B7614">
      <w:pPr>
        <w:pStyle w:val="Caption"/>
      </w:pPr>
      <w:r>
        <w:t>Figure 2: Gantt chart schedule of milestones</w:t>
      </w:r>
    </w:p>
    <w:p w14:paraId="7C8787C8" w14:textId="77777777" w:rsidR="002B3A7B" w:rsidRDefault="006B7270" w:rsidP="00C97FCE">
      <w:pPr>
        <w:sectPr w:rsidR="002B3A7B" w:rsidSect="002B3A7B">
          <w:type w:val="continuous"/>
          <w:pgSz w:w="15840" w:h="12240" w:orient="landscape" w:code="1"/>
          <w:pgMar w:top="1440" w:right="1440" w:bottom="1440" w:left="1440" w:header="504" w:footer="504" w:gutter="0"/>
          <w:cols w:space="720"/>
          <w:docGrid w:linePitch="360"/>
        </w:sectPr>
      </w:pPr>
      <w:r>
        <w:t>Figure 2 outlines a refined schedule in which development tasks, in addition to high-level milestones, are plotted against time frames.</w:t>
      </w:r>
      <w:r w:rsidR="00693D92">
        <w:br w:type="page"/>
      </w:r>
    </w:p>
    <w:p w14:paraId="674605E6" w14:textId="46B1EFE7" w:rsidR="00B81F9A" w:rsidRDefault="00B81F9A" w:rsidP="000E5330">
      <w:pPr>
        <w:pStyle w:val="Heading3"/>
      </w:pPr>
      <w:bookmarkStart w:id="512" w:name="_Toc496820073"/>
      <w:r>
        <w:lastRenderedPageBreak/>
        <w:t>Summary Budget</w:t>
      </w:r>
      <w:bookmarkEnd w:id="512"/>
    </w:p>
    <w:tbl>
      <w:tblPr>
        <w:tblStyle w:val="TableGrid3"/>
        <w:tblW w:w="5000" w:type="pct"/>
        <w:tblLook w:val="04A0" w:firstRow="1" w:lastRow="0" w:firstColumn="1" w:lastColumn="0" w:noHBand="0" w:noVBand="1"/>
      </w:tblPr>
      <w:tblGrid>
        <w:gridCol w:w="2788"/>
        <w:gridCol w:w="6562"/>
      </w:tblGrid>
      <w:tr w:rsidR="002439E7" w:rsidRPr="002439E7" w14:paraId="5C72F614" w14:textId="77777777" w:rsidTr="0002372C">
        <w:tc>
          <w:tcPr>
            <w:tcW w:w="1491" w:type="pct"/>
          </w:tcPr>
          <w:p w14:paraId="7EF92217" w14:textId="77777777" w:rsidR="002439E7" w:rsidRPr="002439E7" w:rsidRDefault="002439E7" w:rsidP="002439E7">
            <w:pPr>
              <w:spacing w:before="0" w:after="160"/>
              <w:rPr>
                <w:rFonts w:eastAsiaTheme="minorHAnsi" w:cs="Arial"/>
                <w:b/>
                <w:szCs w:val="22"/>
                <w:lang w:val="en-SG"/>
              </w:rPr>
            </w:pPr>
            <w:r w:rsidRPr="002439E7">
              <w:rPr>
                <w:rFonts w:eastAsiaTheme="minorHAnsi" w:cs="Arial"/>
                <w:b/>
                <w:szCs w:val="22"/>
                <w:lang w:val="en-SG"/>
              </w:rPr>
              <w:t>Component</w:t>
            </w:r>
          </w:p>
        </w:tc>
        <w:tc>
          <w:tcPr>
            <w:tcW w:w="3509" w:type="pct"/>
          </w:tcPr>
          <w:p w14:paraId="369DBD46" w14:textId="77777777" w:rsidR="002439E7" w:rsidRPr="002439E7" w:rsidRDefault="002439E7" w:rsidP="002439E7">
            <w:pPr>
              <w:spacing w:before="0" w:after="160"/>
              <w:rPr>
                <w:rFonts w:eastAsiaTheme="minorHAnsi" w:cs="Arial"/>
                <w:b/>
                <w:szCs w:val="22"/>
                <w:lang w:val="en-SG"/>
              </w:rPr>
            </w:pPr>
            <w:r w:rsidRPr="002439E7">
              <w:rPr>
                <w:rFonts w:eastAsiaTheme="minorHAnsi" w:cs="Arial"/>
                <w:b/>
                <w:szCs w:val="22"/>
                <w:lang w:val="en-SG"/>
              </w:rPr>
              <w:t>Cost</w:t>
            </w:r>
          </w:p>
        </w:tc>
      </w:tr>
      <w:tr w:rsidR="002439E7" w:rsidRPr="002439E7" w14:paraId="30F6895F" w14:textId="77777777" w:rsidTr="0002372C">
        <w:tc>
          <w:tcPr>
            <w:tcW w:w="1491" w:type="pct"/>
          </w:tcPr>
          <w:p w14:paraId="41573A54" w14:textId="77777777" w:rsidR="002439E7" w:rsidRPr="002439E7" w:rsidRDefault="002439E7" w:rsidP="002439E7">
            <w:pPr>
              <w:spacing w:before="0" w:after="160"/>
              <w:rPr>
                <w:rFonts w:eastAsiaTheme="minorHAnsi" w:cs="Arial"/>
                <w:szCs w:val="22"/>
                <w:lang w:val="en-SG"/>
              </w:rPr>
            </w:pPr>
            <w:r w:rsidRPr="002439E7">
              <w:rPr>
                <w:rFonts w:eastAsiaTheme="minorHAnsi" w:cs="Arial"/>
                <w:szCs w:val="22"/>
                <w:lang w:val="en-SG"/>
              </w:rPr>
              <w:t>Android smartphones</w:t>
            </w:r>
          </w:p>
        </w:tc>
        <w:tc>
          <w:tcPr>
            <w:tcW w:w="3509" w:type="pct"/>
          </w:tcPr>
          <w:p w14:paraId="4A6572EB" w14:textId="1BC31223" w:rsidR="002439E7" w:rsidRPr="002439E7" w:rsidRDefault="0038635A" w:rsidP="002439E7">
            <w:pPr>
              <w:spacing w:before="0" w:after="160"/>
              <w:rPr>
                <w:rFonts w:eastAsiaTheme="minorHAnsi" w:cs="Arial"/>
                <w:szCs w:val="22"/>
                <w:lang w:val="en-SG"/>
              </w:rPr>
            </w:pPr>
            <w:r>
              <w:rPr>
                <w:rFonts w:eastAsiaTheme="minorHAnsi" w:cs="Arial"/>
                <w:szCs w:val="22"/>
                <w:lang w:val="en-SG"/>
              </w:rPr>
              <w:t xml:space="preserve">None - </w:t>
            </w:r>
            <w:r w:rsidR="002439E7" w:rsidRPr="002439E7">
              <w:rPr>
                <w:rFonts w:eastAsiaTheme="minorHAnsi" w:cs="Arial"/>
                <w:szCs w:val="22"/>
                <w:lang w:val="en-SG"/>
              </w:rPr>
              <w:t>On loan from sponsor</w:t>
            </w:r>
          </w:p>
        </w:tc>
      </w:tr>
      <w:tr w:rsidR="002439E7" w:rsidRPr="002439E7" w14:paraId="60190A20" w14:textId="77777777" w:rsidTr="0002372C">
        <w:tc>
          <w:tcPr>
            <w:tcW w:w="1491" w:type="pct"/>
          </w:tcPr>
          <w:p w14:paraId="7D00DFD8" w14:textId="77777777" w:rsidR="002439E7" w:rsidRPr="002439E7" w:rsidRDefault="002439E7" w:rsidP="002439E7">
            <w:pPr>
              <w:spacing w:before="0" w:after="160"/>
              <w:rPr>
                <w:rFonts w:eastAsiaTheme="minorHAnsi" w:cs="Arial"/>
                <w:szCs w:val="22"/>
                <w:lang w:val="en-SG"/>
              </w:rPr>
            </w:pPr>
            <w:r w:rsidRPr="002439E7">
              <w:rPr>
                <w:rFonts w:eastAsiaTheme="minorHAnsi" w:cs="Arial"/>
                <w:szCs w:val="22"/>
                <w:lang w:val="en-SG"/>
              </w:rPr>
              <w:t>Pre-paid mobile sim cards</w:t>
            </w:r>
          </w:p>
        </w:tc>
        <w:tc>
          <w:tcPr>
            <w:tcW w:w="3509" w:type="pct"/>
          </w:tcPr>
          <w:p w14:paraId="2598559C" w14:textId="4CBD4690" w:rsidR="002439E7" w:rsidRPr="002439E7" w:rsidRDefault="0038635A" w:rsidP="002439E7">
            <w:pPr>
              <w:spacing w:before="0" w:after="160"/>
              <w:rPr>
                <w:rFonts w:eastAsiaTheme="minorHAnsi" w:cs="Arial"/>
                <w:szCs w:val="22"/>
                <w:lang w:val="en-SG"/>
              </w:rPr>
            </w:pPr>
            <w:r>
              <w:rPr>
                <w:rFonts w:eastAsiaTheme="minorHAnsi" w:cs="Arial"/>
                <w:szCs w:val="22"/>
                <w:lang w:val="en-SG"/>
              </w:rPr>
              <w:t xml:space="preserve">None - </w:t>
            </w:r>
            <w:r w:rsidR="006B7270">
              <w:rPr>
                <w:rFonts w:eastAsiaTheme="minorHAnsi" w:cs="Arial"/>
                <w:szCs w:val="22"/>
                <w:lang w:val="en-SG"/>
              </w:rPr>
              <w:t>Devices to utilise Wi-Fi connection for data needs</w:t>
            </w:r>
          </w:p>
        </w:tc>
      </w:tr>
      <w:tr w:rsidR="002439E7" w:rsidRPr="002439E7" w14:paraId="27F96E1E" w14:textId="77777777" w:rsidTr="0002372C">
        <w:tc>
          <w:tcPr>
            <w:tcW w:w="1491" w:type="pct"/>
          </w:tcPr>
          <w:p w14:paraId="3BA66044" w14:textId="77777777" w:rsidR="002439E7" w:rsidRPr="002439E7" w:rsidRDefault="002439E7" w:rsidP="002439E7">
            <w:pPr>
              <w:spacing w:before="0" w:after="160"/>
              <w:rPr>
                <w:rFonts w:eastAsiaTheme="minorHAnsi" w:cs="Arial"/>
                <w:szCs w:val="22"/>
                <w:lang w:val="en-SG"/>
              </w:rPr>
            </w:pPr>
            <w:r w:rsidRPr="002439E7">
              <w:rPr>
                <w:rFonts w:eastAsiaTheme="minorHAnsi" w:cs="Arial"/>
                <w:szCs w:val="22"/>
                <w:lang w:val="en-SG"/>
              </w:rPr>
              <w:t>Pre-paid recharge vouchers</w:t>
            </w:r>
          </w:p>
        </w:tc>
        <w:tc>
          <w:tcPr>
            <w:tcW w:w="3509" w:type="pct"/>
          </w:tcPr>
          <w:p w14:paraId="78C7E718" w14:textId="388455ED" w:rsidR="002439E7" w:rsidRPr="002439E7" w:rsidRDefault="0038635A" w:rsidP="002439E7">
            <w:pPr>
              <w:spacing w:before="0" w:after="160"/>
              <w:rPr>
                <w:rFonts w:eastAsiaTheme="minorHAnsi" w:cs="Arial"/>
                <w:szCs w:val="22"/>
                <w:lang w:val="en-SG"/>
              </w:rPr>
            </w:pPr>
            <w:r>
              <w:rPr>
                <w:rFonts w:eastAsiaTheme="minorHAnsi" w:cs="Arial"/>
                <w:szCs w:val="22"/>
                <w:lang w:val="en-SG"/>
              </w:rPr>
              <w:t xml:space="preserve">None - </w:t>
            </w:r>
            <w:r w:rsidR="006B7270">
              <w:rPr>
                <w:rFonts w:eastAsiaTheme="minorHAnsi" w:cs="Arial"/>
                <w:szCs w:val="22"/>
                <w:lang w:val="en-SG"/>
              </w:rPr>
              <w:t>Devices to utilise Wi-Fi connection for data needs</w:t>
            </w:r>
          </w:p>
        </w:tc>
      </w:tr>
      <w:tr w:rsidR="002439E7" w:rsidRPr="002439E7" w14:paraId="18E20435" w14:textId="77777777" w:rsidTr="0002372C">
        <w:tc>
          <w:tcPr>
            <w:tcW w:w="1491" w:type="pct"/>
          </w:tcPr>
          <w:p w14:paraId="27024C0B" w14:textId="77777777" w:rsidR="002439E7" w:rsidRPr="002439E7" w:rsidRDefault="002439E7" w:rsidP="002439E7">
            <w:pPr>
              <w:spacing w:before="0" w:after="160"/>
              <w:rPr>
                <w:rFonts w:eastAsiaTheme="minorHAnsi" w:cs="Arial"/>
                <w:szCs w:val="22"/>
                <w:lang w:val="en-SG"/>
              </w:rPr>
            </w:pPr>
            <w:r w:rsidRPr="002439E7">
              <w:rPr>
                <w:rFonts w:eastAsiaTheme="minorHAnsi" w:cs="Arial"/>
                <w:szCs w:val="22"/>
                <w:lang w:val="en-SG"/>
              </w:rPr>
              <w:t>Cloud compute server</w:t>
            </w:r>
          </w:p>
        </w:tc>
        <w:tc>
          <w:tcPr>
            <w:tcW w:w="3509" w:type="pct"/>
          </w:tcPr>
          <w:p w14:paraId="1E2BFEFD" w14:textId="2C2F51E8" w:rsidR="002439E7" w:rsidRPr="002439E7" w:rsidRDefault="002439E7" w:rsidP="002439E7">
            <w:pPr>
              <w:spacing w:before="0" w:after="160"/>
              <w:rPr>
                <w:rFonts w:eastAsiaTheme="minorHAnsi" w:cs="Arial"/>
                <w:szCs w:val="22"/>
                <w:lang w:val="en-SG"/>
              </w:rPr>
            </w:pPr>
            <w:r w:rsidRPr="002439E7">
              <w:rPr>
                <w:rFonts w:eastAsiaTheme="minorHAnsi" w:cs="Arial"/>
                <w:szCs w:val="22"/>
                <w:lang w:val="en-SG"/>
              </w:rPr>
              <w:t xml:space="preserve">Free – </w:t>
            </w:r>
            <w:r w:rsidR="006B7270">
              <w:rPr>
                <w:rFonts w:eastAsiaTheme="minorHAnsi" w:cs="Arial"/>
                <w:szCs w:val="22"/>
                <w:lang w:val="en-SG"/>
              </w:rPr>
              <w:t>I</w:t>
            </w:r>
            <w:r w:rsidRPr="002439E7">
              <w:rPr>
                <w:rFonts w:eastAsiaTheme="minorHAnsi" w:cs="Arial"/>
                <w:szCs w:val="22"/>
                <w:lang w:val="en-SG"/>
              </w:rPr>
              <w:t>f a free server is not suitable, a more suitable solution is to be established in consultation with the project sponsor</w:t>
            </w:r>
          </w:p>
        </w:tc>
      </w:tr>
      <w:tr w:rsidR="002439E7" w:rsidRPr="002439E7" w14:paraId="7F663D58" w14:textId="77777777" w:rsidTr="0002372C">
        <w:tc>
          <w:tcPr>
            <w:tcW w:w="1491" w:type="pct"/>
          </w:tcPr>
          <w:p w14:paraId="31C825FE" w14:textId="77777777" w:rsidR="002439E7" w:rsidRPr="002439E7" w:rsidRDefault="002439E7" w:rsidP="002439E7">
            <w:pPr>
              <w:spacing w:before="0" w:after="160"/>
              <w:rPr>
                <w:rFonts w:eastAsiaTheme="minorHAnsi" w:cs="Arial"/>
                <w:szCs w:val="22"/>
                <w:lang w:val="en-SG"/>
              </w:rPr>
            </w:pPr>
            <w:r w:rsidRPr="002439E7">
              <w:rPr>
                <w:rFonts w:eastAsiaTheme="minorHAnsi" w:cs="Arial"/>
                <w:szCs w:val="22"/>
                <w:lang w:val="en-SG"/>
              </w:rPr>
              <w:t>Open source software</w:t>
            </w:r>
          </w:p>
        </w:tc>
        <w:tc>
          <w:tcPr>
            <w:tcW w:w="3509" w:type="pct"/>
          </w:tcPr>
          <w:p w14:paraId="666658B6" w14:textId="77777777" w:rsidR="002439E7" w:rsidRPr="002439E7" w:rsidRDefault="002439E7" w:rsidP="002439E7">
            <w:pPr>
              <w:spacing w:before="0" w:after="160"/>
              <w:rPr>
                <w:rFonts w:eastAsiaTheme="minorHAnsi" w:cs="Arial"/>
                <w:szCs w:val="22"/>
                <w:lang w:val="en-SG"/>
              </w:rPr>
            </w:pPr>
            <w:r w:rsidRPr="002439E7">
              <w:rPr>
                <w:rFonts w:eastAsiaTheme="minorHAnsi" w:cs="Arial"/>
                <w:szCs w:val="22"/>
                <w:lang w:val="en-SG"/>
              </w:rPr>
              <w:t>Free</w:t>
            </w:r>
          </w:p>
        </w:tc>
      </w:tr>
      <w:tr w:rsidR="002439E7" w:rsidRPr="002439E7" w14:paraId="3E955070" w14:textId="77777777" w:rsidTr="0002372C">
        <w:tc>
          <w:tcPr>
            <w:tcW w:w="1491" w:type="pct"/>
          </w:tcPr>
          <w:p w14:paraId="104C4325" w14:textId="77777777" w:rsidR="002439E7" w:rsidRPr="002439E7" w:rsidRDefault="002439E7" w:rsidP="002439E7">
            <w:pPr>
              <w:spacing w:before="0" w:after="160"/>
              <w:rPr>
                <w:rFonts w:eastAsiaTheme="minorHAnsi" w:cs="Arial"/>
                <w:szCs w:val="22"/>
                <w:lang w:val="en-SG"/>
              </w:rPr>
            </w:pPr>
            <w:r w:rsidRPr="002439E7">
              <w:rPr>
                <w:rFonts w:eastAsiaTheme="minorHAnsi" w:cs="Arial"/>
                <w:szCs w:val="22"/>
                <w:lang w:val="en-SG"/>
              </w:rPr>
              <w:t>Development hardware</w:t>
            </w:r>
          </w:p>
        </w:tc>
        <w:tc>
          <w:tcPr>
            <w:tcW w:w="3509" w:type="pct"/>
          </w:tcPr>
          <w:p w14:paraId="58B8A4C0" w14:textId="77777777" w:rsidR="002439E7" w:rsidRPr="002439E7" w:rsidRDefault="002439E7" w:rsidP="002439E7">
            <w:pPr>
              <w:spacing w:before="0" w:after="160"/>
              <w:rPr>
                <w:rFonts w:eastAsiaTheme="minorHAnsi" w:cs="Arial"/>
                <w:szCs w:val="22"/>
                <w:lang w:val="en-SG"/>
              </w:rPr>
            </w:pPr>
            <w:r w:rsidRPr="002439E7">
              <w:rPr>
                <w:rFonts w:eastAsiaTheme="minorHAnsi" w:cs="Arial"/>
                <w:szCs w:val="22"/>
                <w:lang w:val="en-SG"/>
              </w:rPr>
              <w:t>The project team has the choice to use personally owned, University-based, or hardware provided by the sponsor. With the exception of personally owned hardware, the other choices will bear no cost on the project team</w:t>
            </w:r>
          </w:p>
        </w:tc>
      </w:tr>
      <w:tr w:rsidR="002439E7" w:rsidRPr="002439E7" w14:paraId="2E9ED39E" w14:textId="77777777" w:rsidTr="0002372C">
        <w:tc>
          <w:tcPr>
            <w:tcW w:w="1491" w:type="pct"/>
          </w:tcPr>
          <w:p w14:paraId="013BA7BE" w14:textId="77777777" w:rsidR="002439E7" w:rsidRPr="002439E7" w:rsidRDefault="002439E7" w:rsidP="002439E7">
            <w:pPr>
              <w:spacing w:before="0" w:after="160"/>
              <w:rPr>
                <w:rFonts w:eastAsiaTheme="minorHAnsi" w:cs="Arial"/>
                <w:szCs w:val="22"/>
                <w:lang w:val="en-SG"/>
              </w:rPr>
            </w:pPr>
            <w:r w:rsidRPr="002439E7">
              <w:rPr>
                <w:rFonts w:eastAsiaTheme="minorHAnsi" w:cs="Arial"/>
                <w:szCs w:val="22"/>
                <w:lang w:val="en-SG"/>
              </w:rPr>
              <w:t>Development software</w:t>
            </w:r>
          </w:p>
        </w:tc>
        <w:tc>
          <w:tcPr>
            <w:tcW w:w="3509" w:type="pct"/>
          </w:tcPr>
          <w:p w14:paraId="689EC956" w14:textId="77777777" w:rsidR="002439E7" w:rsidRPr="002439E7" w:rsidRDefault="002439E7" w:rsidP="002439E7">
            <w:pPr>
              <w:spacing w:before="0" w:after="160"/>
              <w:rPr>
                <w:rFonts w:eastAsiaTheme="minorHAnsi" w:cs="Arial"/>
                <w:szCs w:val="22"/>
                <w:lang w:val="en-SG"/>
              </w:rPr>
            </w:pPr>
            <w:r w:rsidRPr="002439E7">
              <w:rPr>
                <w:rFonts w:eastAsiaTheme="minorHAnsi" w:cs="Arial"/>
                <w:szCs w:val="22"/>
                <w:lang w:val="en-SG"/>
              </w:rPr>
              <w:t>The project team has the choice to use personally owned, University-based or sponsor-based development software. With the exception of personally owned software, the other choices will bear no cost on the project team</w:t>
            </w:r>
          </w:p>
        </w:tc>
      </w:tr>
      <w:tr w:rsidR="002439E7" w:rsidRPr="002439E7" w14:paraId="260D06BB" w14:textId="77777777" w:rsidTr="0002372C">
        <w:tc>
          <w:tcPr>
            <w:tcW w:w="1491" w:type="pct"/>
          </w:tcPr>
          <w:p w14:paraId="1E291E81" w14:textId="77777777" w:rsidR="002439E7" w:rsidRPr="002439E7" w:rsidRDefault="002439E7" w:rsidP="002439E7">
            <w:pPr>
              <w:spacing w:before="0" w:after="160"/>
              <w:rPr>
                <w:rFonts w:eastAsiaTheme="minorHAnsi" w:cs="Arial"/>
                <w:szCs w:val="22"/>
                <w:lang w:val="en-SG"/>
              </w:rPr>
            </w:pPr>
            <w:r w:rsidRPr="002439E7">
              <w:rPr>
                <w:rFonts w:eastAsiaTheme="minorHAnsi" w:cs="Arial"/>
                <w:szCs w:val="22"/>
                <w:lang w:val="en-SG"/>
              </w:rPr>
              <w:t>Networking and internet connectivity</w:t>
            </w:r>
          </w:p>
        </w:tc>
        <w:tc>
          <w:tcPr>
            <w:tcW w:w="3509" w:type="pct"/>
          </w:tcPr>
          <w:p w14:paraId="2A8406FE" w14:textId="77777777" w:rsidR="002439E7" w:rsidRPr="002439E7" w:rsidRDefault="002439E7" w:rsidP="002439E7">
            <w:pPr>
              <w:spacing w:before="0" w:after="160"/>
              <w:rPr>
                <w:rFonts w:eastAsiaTheme="minorHAnsi" w:cs="Arial"/>
                <w:szCs w:val="22"/>
                <w:lang w:val="en-SG"/>
              </w:rPr>
            </w:pPr>
            <w:r w:rsidRPr="002439E7">
              <w:rPr>
                <w:rFonts w:eastAsiaTheme="minorHAnsi" w:cs="Arial"/>
                <w:szCs w:val="22"/>
                <w:lang w:val="en-SG"/>
              </w:rPr>
              <w:t>The project team has the choice to use personally owned, University-based or sponsor-based network facilities and internet provision. With the exception of personally owned network and internet functionality, the other choices will bear no cost on the project team</w:t>
            </w:r>
          </w:p>
        </w:tc>
      </w:tr>
      <w:tr w:rsidR="002439E7" w:rsidRPr="002439E7" w14:paraId="0E03AD21" w14:textId="77777777" w:rsidTr="0002372C">
        <w:tc>
          <w:tcPr>
            <w:tcW w:w="1491" w:type="pct"/>
          </w:tcPr>
          <w:p w14:paraId="5CC80036" w14:textId="77777777" w:rsidR="002439E7" w:rsidRPr="002439E7" w:rsidRDefault="002439E7" w:rsidP="002439E7">
            <w:pPr>
              <w:spacing w:before="0" w:after="160"/>
              <w:rPr>
                <w:rFonts w:eastAsiaTheme="minorHAnsi" w:cs="Arial"/>
                <w:szCs w:val="22"/>
                <w:lang w:val="en-SG"/>
              </w:rPr>
            </w:pPr>
            <w:r w:rsidRPr="002439E7">
              <w:rPr>
                <w:rFonts w:eastAsiaTheme="minorHAnsi" w:cs="Arial"/>
                <w:szCs w:val="22"/>
                <w:lang w:val="en-SG"/>
              </w:rPr>
              <w:t>Travel</w:t>
            </w:r>
          </w:p>
        </w:tc>
        <w:tc>
          <w:tcPr>
            <w:tcW w:w="3509" w:type="pct"/>
          </w:tcPr>
          <w:p w14:paraId="7FBCEE02" w14:textId="77777777" w:rsidR="002439E7" w:rsidRPr="002439E7" w:rsidRDefault="002439E7" w:rsidP="002439E7">
            <w:pPr>
              <w:spacing w:before="0" w:after="160"/>
              <w:rPr>
                <w:rFonts w:eastAsiaTheme="minorHAnsi" w:cs="Arial"/>
                <w:szCs w:val="22"/>
                <w:lang w:val="en-SG"/>
              </w:rPr>
            </w:pPr>
            <w:r w:rsidRPr="002439E7">
              <w:rPr>
                <w:rFonts w:eastAsiaTheme="minorHAnsi" w:cs="Arial"/>
                <w:szCs w:val="22"/>
                <w:lang w:val="en-SG"/>
              </w:rPr>
              <w:t>Meetings with the client and academic supervisor are to be held at either the University of South Australia Mawson lakes campus or on-site at DST Group Edinburgh. These costs are expected to be minimal and will be borne by the project team</w:t>
            </w:r>
          </w:p>
        </w:tc>
      </w:tr>
    </w:tbl>
    <w:p w14:paraId="5950AE52" w14:textId="77777777" w:rsidR="006E55D3" w:rsidRPr="00EC68BF" w:rsidRDefault="006E55D3" w:rsidP="006E55D3">
      <w:pPr>
        <w:pStyle w:val="Caption"/>
      </w:pPr>
      <w:r>
        <w:t xml:space="preserve">Table </w:t>
      </w:r>
      <w:r>
        <w:fldChar w:fldCharType="begin"/>
      </w:r>
      <w:r>
        <w:instrText xml:space="preserve"> SEQ Table \* ARABIC </w:instrText>
      </w:r>
      <w:r>
        <w:fldChar w:fldCharType="separate"/>
      </w:r>
      <w:r>
        <w:rPr>
          <w:noProof/>
        </w:rPr>
        <w:t>3</w:t>
      </w:r>
      <w:r>
        <w:fldChar w:fldCharType="end"/>
      </w:r>
      <w:r>
        <w:t>: Summary budget</w:t>
      </w:r>
    </w:p>
    <w:p w14:paraId="2D6F10B7" w14:textId="4CF3C3D8" w:rsidR="002439E7" w:rsidRPr="002439E7" w:rsidRDefault="006E55D3" w:rsidP="002439E7">
      <w:r>
        <w:t>Table 3 outlines the summary budget for the project.</w:t>
      </w:r>
    </w:p>
    <w:p w14:paraId="466522C2" w14:textId="57ED6B1C" w:rsidR="00F34D82" w:rsidRDefault="00F34D82" w:rsidP="000E5330">
      <w:pPr>
        <w:pStyle w:val="Heading3"/>
      </w:pPr>
      <w:bookmarkStart w:id="513" w:name="_Toc496820074"/>
      <w:r>
        <w:t>Project Approval Requirements</w:t>
      </w:r>
      <w:bookmarkEnd w:id="513"/>
    </w:p>
    <w:p w14:paraId="44C12E41" w14:textId="77777777" w:rsidR="00EF6D72" w:rsidRPr="00EF6D72" w:rsidRDefault="00EF6D72" w:rsidP="00EF6D72">
      <w:pPr>
        <w:rPr>
          <w:rFonts w:cs="Arial"/>
        </w:rPr>
      </w:pPr>
      <w:r w:rsidRPr="00EF6D72">
        <w:rPr>
          <w:rFonts w:cs="Arial"/>
        </w:rPr>
        <w:t>The requirements which must be met to gain project approval include:</w:t>
      </w:r>
    </w:p>
    <w:p w14:paraId="42185518" w14:textId="77777777" w:rsidR="00EF6D72" w:rsidRPr="00EF6D72" w:rsidRDefault="00EF6D72" w:rsidP="00FC4C14">
      <w:pPr>
        <w:pStyle w:val="ListParagraph"/>
        <w:numPr>
          <w:ilvl w:val="0"/>
          <w:numId w:val="36"/>
        </w:numPr>
        <w:rPr>
          <w:rFonts w:ascii="Arial" w:hAnsi="Arial" w:cs="Arial"/>
        </w:rPr>
        <w:pPrChange w:id="514" w:author="Heinrich, Danielle - heidl003" w:date="2017-10-26T22:32:00Z">
          <w:pPr>
            <w:pStyle w:val="ListParagraph"/>
            <w:numPr>
              <w:numId w:val="38"/>
            </w:numPr>
            <w:ind w:left="360" w:hanging="360"/>
          </w:pPr>
        </w:pPrChange>
      </w:pPr>
      <w:r w:rsidRPr="00EF6D72">
        <w:rPr>
          <w:rFonts w:ascii="Arial" w:hAnsi="Arial" w:cs="Arial"/>
        </w:rPr>
        <w:t>The project is to emulate the capability of Blue Force Tracking systems</w:t>
      </w:r>
    </w:p>
    <w:p w14:paraId="3A855F9F" w14:textId="77777777" w:rsidR="00EF6D72" w:rsidRPr="00EF6D72" w:rsidRDefault="00EF6D72" w:rsidP="00FC4C14">
      <w:pPr>
        <w:pStyle w:val="ListParagraph"/>
        <w:numPr>
          <w:ilvl w:val="0"/>
          <w:numId w:val="36"/>
        </w:numPr>
        <w:rPr>
          <w:rFonts w:ascii="Arial" w:hAnsi="Arial" w:cs="Arial"/>
        </w:rPr>
        <w:pPrChange w:id="515" w:author="Heinrich, Danielle - heidl003" w:date="2017-10-26T22:32:00Z">
          <w:pPr>
            <w:pStyle w:val="ListParagraph"/>
            <w:numPr>
              <w:numId w:val="38"/>
            </w:numPr>
            <w:ind w:left="360" w:hanging="360"/>
          </w:pPr>
        </w:pPrChange>
      </w:pPr>
      <w:r w:rsidRPr="00EF6D72">
        <w:rPr>
          <w:rFonts w:ascii="Arial" w:hAnsi="Arial" w:cs="Arial"/>
        </w:rPr>
        <w:t>The project must include a configurable application loaded on Android devices, used to report location data to a server</w:t>
      </w:r>
    </w:p>
    <w:p w14:paraId="29B231CD" w14:textId="77777777" w:rsidR="00EF6D72" w:rsidRPr="00EF6D72" w:rsidRDefault="00EF6D72" w:rsidP="00FC4C14">
      <w:pPr>
        <w:pStyle w:val="ListParagraph"/>
        <w:numPr>
          <w:ilvl w:val="0"/>
          <w:numId w:val="36"/>
        </w:numPr>
        <w:rPr>
          <w:rFonts w:ascii="Arial" w:hAnsi="Arial" w:cs="Arial"/>
        </w:rPr>
        <w:pPrChange w:id="516" w:author="Heinrich, Danielle - heidl003" w:date="2017-10-26T22:32:00Z">
          <w:pPr>
            <w:pStyle w:val="ListParagraph"/>
            <w:numPr>
              <w:numId w:val="38"/>
            </w:numPr>
            <w:ind w:left="360" w:hanging="360"/>
          </w:pPr>
        </w:pPrChange>
      </w:pPr>
      <w:r w:rsidRPr="00EF6D72">
        <w:rPr>
          <w:rFonts w:ascii="Arial" w:hAnsi="Arial" w:cs="Arial"/>
        </w:rPr>
        <w:t>The server must be packaged in such a way to allow for it to be installed on a different host machine</w:t>
      </w:r>
    </w:p>
    <w:p w14:paraId="342D538D" w14:textId="77777777" w:rsidR="00EF6D72" w:rsidRPr="00EF6D72" w:rsidRDefault="00EF6D72" w:rsidP="00FC4C14">
      <w:pPr>
        <w:pStyle w:val="ListParagraph"/>
        <w:numPr>
          <w:ilvl w:val="0"/>
          <w:numId w:val="36"/>
        </w:numPr>
        <w:rPr>
          <w:rFonts w:ascii="Arial" w:hAnsi="Arial" w:cs="Arial"/>
        </w:rPr>
        <w:pPrChange w:id="517" w:author="Heinrich, Danielle - heidl003" w:date="2017-10-26T22:32:00Z">
          <w:pPr>
            <w:pStyle w:val="ListParagraph"/>
            <w:numPr>
              <w:numId w:val="38"/>
            </w:numPr>
            <w:ind w:left="360" w:hanging="360"/>
          </w:pPr>
        </w:pPrChange>
      </w:pPr>
      <w:r w:rsidRPr="00EF6D72">
        <w:rPr>
          <w:rFonts w:ascii="Arial" w:hAnsi="Arial" w:cs="Arial"/>
        </w:rPr>
        <w:t>The server is to receive and log data from the Android devices, visualise the devices on a configurable web-based display, and stream received data to a specified UDP port</w:t>
      </w:r>
    </w:p>
    <w:p w14:paraId="49EB060A" w14:textId="77777777" w:rsidR="00EF6D72" w:rsidRPr="00EF6D72" w:rsidRDefault="00EF6D72" w:rsidP="00FC4C14">
      <w:pPr>
        <w:pStyle w:val="ListParagraph"/>
        <w:numPr>
          <w:ilvl w:val="0"/>
          <w:numId w:val="29"/>
        </w:numPr>
        <w:rPr>
          <w:rFonts w:ascii="Arial" w:hAnsi="Arial" w:cs="Arial"/>
        </w:rPr>
        <w:pPrChange w:id="518" w:author="Heinrich, Danielle - heidl003" w:date="2017-10-26T22:32:00Z">
          <w:pPr>
            <w:pStyle w:val="ListParagraph"/>
            <w:numPr>
              <w:numId w:val="31"/>
            </w:numPr>
            <w:ind w:hanging="360"/>
          </w:pPr>
        </w:pPrChange>
      </w:pPr>
      <w:r w:rsidRPr="00EF6D72">
        <w:rPr>
          <w:rFonts w:ascii="Arial" w:hAnsi="Arial" w:cs="Arial"/>
        </w:rPr>
        <w:t>The server must feature a REST service endpoint and allow for the request of logged data</w:t>
      </w:r>
    </w:p>
    <w:p w14:paraId="585381DA" w14:textId="77777777" w:rsidR="00EF6D72" w:rsidRPr="00EF6D72" w:rsidRDefault="00EF6D72" w:rsidP="00FC4C14">
      <w:pPr>
        <w:pStyle w:val="ListParagraph"/>
        <w:numPr>
          <w:ilvl w:val="0"/>
          <w:numId w:val="36"/>
        </w:numPr>
        <w:rPr>
          <w:rFonts w:ascii="Arial" w:hAnsi="Arial" w:cs="Arial"/>
        </w:rPr>
        <w:pPrChange w:id="519" w:author="Heinrich, Danielle - heidl003" w:date="2017-10-26T22:32:00Z">
          <w:pPr>
            <w:pStyle w:val="ListParagraph"/>
            <w:numPr>
              <w:numId w:val="38"/>
            </w:numPr>
            <w:ind w:left="360" w:hanging="360"/>
          </w:pPr>
        </w:pPrChange>
      </w:pPr>
      <w:r w:rsidRPr="00EF6D72">
        <w:rPr>
          <w:rFonts w:ascii="Arial" w:hAnsi="Arial" w:cs="Arial"/>
        </w:rPr>
        <w:lastRenderedPageBreak/>
        <w:t>The project must be extensible</w:t>
      </w:r>
    </w:p>
    <w:p w14:paraId="16A96855" w14:textId="74E0631D" w:rsidR="00EF6D72" w:rsidRPr="00EF6D72" w:rsidRDefault="00EF6D72" w:rsidP="00FC4C14">
      <w:pPr>
        <w:pStyle w:val="ListParagraph"/>
        <w:numPr>
          <w:ilvl w:val="0"/>
          <w:numId w:val="36"/>
        </w:numPr>
        <w:rPr>
          <w:rFonts w:ascii="Arial" w:hAnsi="Arial" w:cs="Arial"/>
        </w:rPr>
        <w:pPrChange w:id="520" w:author="Heinrich, Danielle - heidl003" w:date="2017-10-26T22:32:00Z">
          <w:pPr>
            <w:pStyle w:val="ListParagraph"/>
            <w:numPr>
              <w:numId w:val="38"/>
            </w:numPr>
            <w:ind w:left="360" w:hanging="360"/>
          </w:pPr>
        </w:pPrChange>
      </w:pPr>
      <w:r w:rsidRPr="00EF6D72">
        <w:rPr>
          <w:rFonts w:ascii="Arial" w:hAnsi="Arial" w:cs="Arial"/>
        </w:rPr>
        <w:t xml:space="preserve">All high-level project requirements outlined in section </w:t>
      </w:r>
      <w:r>
        <w:rPr>
          <w:rFonts w:ascii="Arial" w:hAnsi="Arial" w:cs="Arial"/>
        </w:rPr>
        <w:t>2</w:t>
      </w:r>
      <w:r w:rsidRPr="00EF6D72">
        <w:rPr>
          <w:rFonts w:ascii="Arial" w:hAnsi="Arial" w:cs="Arial"/>
        </w:rPr>
        <w:t>.3.2 have been met</w:t>
      </w:r>
    </w:p>
    <w:p w14:paraId="4BAC7A8E" w14:textId="26F70115" w:rsidR="00B81F9A" w:rsidRDefault="00B81F9A" w:rsidP="000E5330">
      <w:pPr>
        <w:pStyle w:val="Heading3"/>
      </w:pPr>
      <w:bookmarkStart w:id="521" w:name="_Toc496820075"/>
      <w:r>
        <w:t>Project Manager</w:t>
      </w:r>
      <w:bookmarkEnd w:id="521"/>
    </w:p>
    <w:p w14:paraId="59A42071" w14:textId="6E7752BB" w:rsidR="00EF6D72" w:rsidRDefault="00EF6D72" w:rsidP="00F34D82">
      <w:r>
        <w:t>As this project is being undertaken solely by Danielle Heinrich, that person will also act as the project manager.</w:t>
      </w:r>
    </w:p>
    <w:p w14:paraId="49187E27" w14:textId="4F9C79F2" w:rsidR="00B81F9A" w:rsidRDefault="00EF6D72" w:rsidP="00F34D82">
      <w:r>
        <w:t>The project manager will be responsible for all client communication, management and development obligations.</w:t>
      </w:r>
    </w:p>
    <w:p w14:paraId="410208F0" w14:textId="77777777" w:rsidR="00EF6D72" w:rsidRDefault="00EF6D72" w:rsidP="00EF6D72">
      <w:r>
        <w:t xml:space="preserve">To ensure optimal client communication, the project manager will initially liaise with the sponsor at least once a week, or as often as reasonably necessary. Once the project requirements and scope have been defined and authorisation to move ahead with the project has been sought from the sponsor, it is expected that client communication will occur less frequently. </w:t>
      </w:r>
    </w:p>
    <w:p w14:paraId="061DB6EF" w14:textId="77777777" w:rsidR="00EF6D72" w:rsidRDefault="00EF6D72" w:rsidP="00EF6D72">
      <w:r>
        <w:t>Meetings with the academic supervisor will also be held on a weekly basis to start, with the rate of communication expected to fall as the project matures.</w:t>
      </w:r>
    </w:p>
    <w:p w14:paraId="3CFF96D6" w14:textId="77777777" w:rsidR="00EF6D72" w:rsidRDefault="00EF6D72" w:rsidP="00EF6D72">
      <w:r>
        <w:t>Whenever meetings with the client or academic supervisor are sought, the project manager will prepare required documentation, such as meeting minutes and clarification questions, ahead of time. Following a meeting, a summarisation of meeting discussions will be sent to the respective persons – this will assist in reiterating the understanding of project specifications between parties, as well as acting as a log of evidence.</w:t>
      </w:r>
    </w:p>
    <w:p w14:paraId="40FF0737" w14:textId="36135417" w:rsidR="00EF6D72" w:rsidRPr="00EF6D72" w:rsidRDefault="00EF6D72" w:rsidP="00F34D82">
      <w:r>
        <w:t>The project manager will also generate the project schedule, referring to it weekly to track the progress of project milestones. If milestones are at risk of running over their allotted period of time, the project manager will investigate the cause of delay and either reallocate project resources or update the schedule accordingly. Conversely, if milestones are completed ahead of time, the schedule can be updated to reflect this, and additional time can be instead allocated to other elements of the project.</w:t>
      </w:r>
    </w:p>
    <w:p w14:paraId="2B12C93D" w14:textId="77777777" w:rsidR="007A41B1" w:rsidRPr="00B34ACA" w:rsidRDefault="007A41B1" w:rsidP="007A41B1">
      <w:pPr>
        <w:rPr>
          <w:i/>
          <w:color w:val="C45911"/>
        </w:rPr>
      </w:pPr>
    </w:p>
    <w:p w14:paraId="7D2CE1D7" w14:textId="59B6B8B6" w:rsidR="005E29DB" w:rsidRPr="00031EFF" w:rsidRDefault="005E29DB" w:rsidP="005E29DB">
      <w:pPr>
        <w:pStyle w:val="Heading2"/>
      </w:pPr>
      <w:bookmarkStart w:id="522" w:name="_Toc496820076"/>
      <w:r>
        <w:lastRenderedPageBreak/>
        <w:t>System Requirements</w:t>
      </w:r>
      <w:bookmarkEnd w:id="522"/>
    </w:p>
    <w:p w14:paraId="77BFE595" w14:textId="4CBBE2AD" w:rsidR="005E29DB" w:rsidRDefault="005E29DB" w:rsidP="000E5330">
      <w:pPr>
        <w:pStyle w:val="Heading3"/>
      </w:pPr>
      <w:bookmarkStart w:id="523" w:name="_Toc496820077"/>
      <w:r>
        <w:t>Functional Requirements</w:t>
      </w:r>
      <w:bookmarkEnd w:id="523"/>
    </w:p>
    <w:p w14:paraId="769A7C3F" w14:textId="77777777" w:rsidR="000E5330" w:rsidRDefault="000E5330" w:rsidP="000E5330">
      <w:pPr>
        <w:pStyle w:val="Heading4"/>
      </w:pPr>
      <w:bookmarkStart w:id="524" w:name="_Toc490394478"/>
      <w:bookmarkStart w:id="525" w:name="_Toc496820078"/>
      <w:r>
        <w:t>Android device application</w:t>
      </w:r>
      <w:bookmarkEnd w:id="524"/>
      <w:bookmarkEnd w:id="525"/>
    </w:p>
    <w:p w14:paraId="1F9D651D" w14:textId="77777777" w:rsidR="000E5330" w:rsidRDefault="000E5330" w:rsidP="000E5330">
      <w:r>
        <w:t>The system shall:</w:t>
      </w:r>
    </w:p>
    <w:p w14:paraId="743CD67C" w14:textId="77777777" w:rsidR="000E5330" w:rsidRPr="006F6784" w:rsidRDefault="000E5330" w:rsidP="000E5330">
      <w:r w:rsidRPr="006F6784">
        <w:t>FR1:</w:t>
      </w:r>
      <w:r w:rsidRPr="006F6784">
        <w:tab/>
      </w:r>
      <w:r>
        <w:t>Present an interface in which an actor can configure if their device transmits location data, where the device transmits location data to and how often the device transmits location data.</w:t>
      </w:r>
    </w:p>
    <w:p w14:paraId="5CFD41CA" w14:textId="77777777" w:rsidR="000E5330" w:rsidRDefault="000E5330" w:rsidP="000E5330">
      <w:r>
        <w:t>FR2:</w:t>
      </w:r>
      <w:r>
        <w:tab/>
        <w:t>Allow the actor to toggle whether location data is sent or not</w:t>
      </w:r>
    </w:p>
    <w:p w14:paraId="7AD1CE34" w14:textId="77777777" w:rsidR="000E5330" w:rsidRDefault="000E5330" w:rsidP="000E5330">
      <w:r>
        <w:t>FR3:</w:t>
      </w:r>
      <w:r>
        <w:tab/>
        <w:t>Allow the actor to configure the IP address and port of the server to which the location data must be sent</w:t>
      </w:r>
    </w:p>
    <w:p w14:paraId="5DE08957" w14:textId="77777777" w:rsidR="000E5330" w:rsidRDefault="000E5330" w:rsidP="000E5330">
      <w:r>
        <w:t>FR4:</w:t>
      </w:r>
      <w:r>
        <w:tab/>
        <w:t>Allow the actor to configure the upload interval time for the data sent to the server</w:t>
      </w:r>
    </w:p>
    <w:p w14:paraId="0A01B08A" w14:textId="77777777" w:rsidR="000E5330" w:rsidRDefault="000E5330" w:rsidP="000E5330">
      <w:pPr>
        <w:pStyle w:val="Heading4"/>
      </w:pPr>
      <w:bookmarkStart w:id="526" w:name="_Toc490394479"/>
      <w:bookmarkStart w:id="527" w:name="_Toc496820079"/>
      <w:r>
        <w:t>Situational awareness display application</w:t>
      </w:r>
      <w:bookmarkEnd w:id="526"/>
      <w:bookmarkEnd w:id="527"/>
    </w:p>
    <w:p w14:paraId="7DDE611E" w14:textId="77777777" w:rsidR="000E5330" w:rsidRDefault="000E5330" w:rsidP="000E5330">
      <w:r>
        <w:t>The system shall:</w:t>
      </w:r>
    </w:p>
    <w:p w14:paraId="5740A492" w14:textId="77777777" w:rsidR="000E5330" w:rsidRPr="006F6784" w:rsidRDefault="000E5330" w:rsidP="000E5330">
      <w:r w:rsidRPr="006F6784">
        <w:t>FR</w:t>
      </w:r>
      <w:r>
        <w:t>5</w:t>
      </w:r>
      <w:r w:rsidRPr="006F6784">
        <w:t>:</w:t>
      </w:r>
      <w:r w:rsidRPr="006F6784">
        <w:tab/>
      </w:r>
      <w:r>
        <w:t>Present an interface in which an actor can view the representative positions of Android devices on a map</w:t>
      </w:r>
    </w:p>
    <w:p w14:paraId="65F66BCC" w14:textId="77777777" w:rsidR="000E5330" w:rsidRDefault="000E5330" w:rsidP="000E5330">
      <w:r>
        <w:t>FR6:</w:t>
      </w:r>
      <w:r>
        <w:tab/>
        <w:t>Allow the actor to toggle the display of individual devices on a map on or off</w:t>
      </w:r>
    </w:p>
    <w:p w14:paraId="39926D7E" w14:textId="77777777" w:rsidR="000E5330" w:rsidRDefault="000E5330" w:rsidP="000E5330">
      <w:r>
        <w:t>FR7:</w:t>
      </w:r>
      <w:r>
        <w:tab/>
        <w:t>Allow the actor to stop tracking a device, so the application no longer receives data pertaining to that device</w:t>
      </w:r>
    </w:p>
    <w:p w14:paraId="417F4255" w14:textId="77777777" w:rsidR="000E5330" w:rsidRDefault="000E5330" w:rsidP="000E5330">
      <w:r>
        <w:t>FR8:</w:t>
      </w:r>
      <w:r>
        <w:tab/>
        <w:t>Allow the actor to start tracking a device, so the application receives data pertaining to that device</w:t>
      </w:r>
    </w:p>
    <w:p w14:paraId="4A207C43" w14:textId="77777777" w:rsidR="000E5330" w:rsidRDefault="000E5330" w:rsidP="000E5330">
      <w:r>
        <w:tab/>
        <w:t>FR8.1:</w:t>
      </w:r>
      <w:r>
        <w:tab/>
        <w:t>By default, the device should have an ‘unknown’ icon</w:t>
      </w:r>
    </w:p>
    <w:p w14:paraId="5B4BF7D2" w14:textId="77777777" w:rsidR="000E5330" w:rsidRDefault="000E5330" w:rsidP="000E5330">
      <w:r>
        <w:tab/>
        <w:t>FR8.2:</w:t>
      </w:r>
      <w:r>
        <w:tab/>
        <w:t>By default, the device should be displayed on the map</w:t>
      </w:r>
    </w:p>
    <w:p w14:paraId="0C6F1932" w14:textId="77777777" w:rsidR="000E5330" w:rsidRDefault="000E5330" w:rsidP="000E5330">
      <w:r>
        <w:t>FR9:</w:t>
      </w:r>
      <w:r>
        <w:tab/>
        <w:t>Allow the actor to assign a friendly, hostile or unknown icon to a device</w:t>
      </w:r>
    </w:p>
    <w:p w14:paraId="1D2647D7" w14:textId="77777777" w:rsidR="000E5330" w:rsidRDefault="000E5330" w:rsidP="000E5330">
      <w:r>
        <w:tab/>
        <w:t>FR9.1:</w:t>
      </w:r>
      <w:r>
        <w:tab/>
        <w:t>By default, devices should have an ‘unknown’ icon</w:t>
      </w:r>
    </w:p>
    <w:p w14:paraId="609ED12E" w14:textId="77777777" w:rsidR="000E5330" w:rsidRDefault="000E5330" w:rsidP="000E5330">
      <w:r>
        <w:t>FR10:</w:t>
      </w:r>
      <w:r>
        <w:tab/>
        <w:t>Allow the actor to display only friendly, hostile or unknown icons (or any combination of these groupings) on the map</w:t>
      </w:r>
    </w:p>
    <w:p w14:paraId="47CBB5E4" w14:textId="77777777" w:rsidR="000E5330" w:rsidRDefault="000E5330" w:rsidP="000E5330">
      <w:r>
        <w:tab/>
        <w:t>FR10.1:</w:t>
      </w:r>
      <w:r>
        <w:tab/>
        <w:t>By default, all groupings are displayed at the same time</w:t>
      </w:r>
    </w:p>
    <w:p w14:paraId="6D0DC00C" w14:textId="77777777" w:rsidR="000E5330" w:rsidRDefault="000E5330" w:rsidP="000E5330">
      <w:r>
        <w:t>FR11:</w:t>
      </w:r>
      <w:r>
        <w:tab/>
        <w:t>Allow the actor to configure the time zone</w:t>
      </w:r>
    </w:p>
    <w:p w14:paraId="438D6C7E" w14:textId="77777777" w:rsidR="000E5330" w:rsidRDefault="000E5330" w:rsidP="000E5330">
      <w:r>
        <w:tab/>
        <w:t>FR11.1:</w:t>
      </w:r>
      <w:r>
        <w:tab/>
        <w:t>By default, the time zone should be UTC</w:t>
      </w:r>
    </w:p>
    <w:p w14:paraId="2387F96A" w14:textId="77777777" w:rsidR="000E5330" w:rsidRDefault="000E5330" w:rsidP="000E5330">
      <w:r>
        <w:t>FR12:</w:t>
      </w:r>
      <w:r>
        <w:tab/>
        <w:t>Allow the actor to replay previously recorded location data</w:t>
      </w:r>
    </w:p>
    <w:p w14:paraId="3278109B" w14:textId="77777777" w:rsidR="000E5330" w:rsidRDefault="000E5330" w:rsidP="000E5330">
      <w:r>
        <w:tab/>
        <w:t>FR12.1:</w:t>
      </w:r>
      <w:r>
        <w:tab/>
        <w:t>The actor must select a date and time period</w:t>
      </w:r>
    </w:p>
    <w:p w14:paraId="4321CD85" w14:textId="77777777" w:rsidR="000E5330" w:rsidRDefault="000E5330" w:rsidP="000E5330">
      <w:pPr>
        <w:pStyle w:val="Heading4"/>
      </w:pPr>
      <w:bookmarkStart w:id="528" w:name="_Toc490394480"/>
      <w:bookmarkStart w:id="529" w:name="_Toc496820080"/>
      <w:r>
        <w:t>Backend server</w:t>
      </w:r>
      <w:bookmarkEnd w:id="528"/>
      <w:bookmarkEnd w:id="529"/>
    </w:p>
    <w:p w14:paraId="02D63E89" w14:textId="77777777" w:rsidR="000E5330" w:rsidRDefault="000E5330" w:rsidP="000E5330">
      <w:r>
        <w:t>The system shall:</w:t>
      </w:r>
    </w:p>
    <w:p w14:paraId="7029D1BA" w14:textId="77777777" w:rsidR="000E5330" w:rsidRDefault="000E5330" w:rsidP="000E5330">
      <w:r>
        <w:t>FR13:</w:t>
      </w:r>
      <w:r>
        <w:tab/>
        <w:t>Allow the developer to install the backend server on a host machine</w:t>
      </w:r>
    </w:p>
    <w:p w14:paraId="0F5FC31D" w14:textId="77777777" w:rsidR="000E5330" w:rsidRDefault="000E5330" w:rsidP="000E5330">
      <w:r>
        <w:lastRenderedPageBreak/>
        <w:t>FR14:</w:t>
      </w:r>
      <w:r>
        <w:tab/>
        <w:t>Allow the developer to conduct a REST service request to get previously logged data</w:t>
      </w:r>
    </w:p>
    <w:p w14:paraId="67CCE15C" w14:textId="77777777" w:rsidR="000E5330" w:rsidRDefault="000E5330" w:rsidP="000E5330">
      <w:r>
        <w:tab/>
        <w:t>FR14.1:</w:t>
      </w:r>
      <w:r>
        <w:tab/>
        <w:t>The developer must select a date and time period</w:t>
      </w:r>
    </w:p>
    <w:p w14:paraId="39EE7E9C" w14:textId="77777777" w:rsidR="000E5330" w:rsidRDefault="000E5330" w:rsidP="000E5330">
      <w:r>
        <w:t>FR15:</w:t>
      </w:r>
      <w:r>
        <w:tab/>
        <w:t>Allow the developer to configure the IP address and port of the UDP socket to which the streaming location data is sent</w:t>
      </w:r>
    </w:p>
    <w:p w14:paraId="0D7BE7A3" w14:textId="77777777" w:rsidR="000E5330" w:rsidRDefault="000E5330" w:rsidP="000E5330">
      <w:r>
        <w:t>FR16:</w:t>
      </w:r>
      <w:r>
        <w:tab/>
        <w:t>Collaborate received location data and output as a stream</w:t>
      </w:r>
    </w:p>
    <w:p w14:paraId="5EF3F032" w14:textId="65721E32" w:rsidR="000E5330" w:rsidRPr="000E5330" w:rsidRDefault="000E5330" w:rsidP="000E5330">
      <w:r>
        <w:t>FR17:</w:t>
      </w:r>
      <w:r>
        <w:tab/>
        <w:t>Log received messages</w:t>
      </w:r>
    </w:p>
    <w:p w14:paraId="40319613" w14:textId="33BF42B3" w:rsidR="005E29DB" w:rsidRPr="00031EFF" w:rsidRDefault="005E29DB" w:rsidP="000E5330">
      <w:pPr>
        <w:pStyle w:val="Heading3"/>
        <w:rPr>
          <w:lang w:eastAsia="ar-SA"/>
        </w:rPr>
      </w:pPr>
      <w:bookmarkStart w:id="530" w:name="_Toc496820081"/>
      <w:r>
        <w:t>Non-Functional Requirements</w:t>
      </w:r>
      <w:bookmarkEnd w:id="530"/>
    </w:p>
    <w:p w14:paraId="2427D461" w14:textId="77777777" w:rsidR="000E5330" w:rsidRDefault="000E5330" w:rsidP="000E5330">
      <w:pPr>
        <w:pStyle w:val="Heading4"/>
      </w:pPr>
      <w:bookmarkStart w:id="531" w:name="_Toc490394482"/>
      <w:bookmarkStart w:id="532" w:name="_Toc496820082"/>
      <w:r>
        <w:t>Usability</w:t>
      </w:r>
      <w:bookmarkEnd w:id="531"/>
      <w:bookmarkEnd w:id="532"/>
    </w:p>
    <w:p w14:paraId="270B5911" w14:textId="77777777" w:rsidR="000E5330" w:rsidRDefault="000E5330" w:rsidP="000E5330">
      <w:r>
        <w:t>The system shall:</w:t>
      </w:r>
    </w:p>
    <w:p w14:paraId="7964B41E" w14:textId="77777777" w:rsidR="000E5330" w:rsidRPr="006F6784" w:rsidRDefault="000E5330" w:rsidP="000E5330">
      <w:r w:rsidRPr="006F6784">
        <w:t>NFR1:</w:t>
      </w:r>
      <w:r w:rsidRPr="006F6784">
        <w:tab/>
      </w:r>
      <w:r>
        <w:t>Allow the user to zoom in and pan around the situational awareness display map</w:t>
      </w:r>
    </w:p>
    <w:p w14:paraId="275EE606" w14:textId="77777777" w:rsidR="000E5330" w:rsidRDefault="000E5330" w:rsidP="000E5330">
      <w:r w:rsidRPr="006F6784">
        <w:t>NFR2:</w:t>
      </w:r>
      <w:r w:rsidRPr="006F6784">
        <w:tab/>
      </w:r>
      <w:r>
        <w:t>User interfaces must be simple and intuitive to use, with little instruction necessary</w:t>
      </w:r>
    </w:p>
    <w:p w14:paraId="7EAB4938" w14:textId="77777777" w:rsidR="000E5330" w:rsidRDefault="000E5330" w:rsidP="000E5330">
      <w:pPr>
        <w:pStyle w:val="Heading4"/>
      </w:pPr>
      <w:bookmarkStart w:id="533" w:name="_Toc490394483"/>
      <w:bookmarkStart w:id="534" w:name="_Toc496820083"/>
      <w:r>
        <w:t>Performance</w:t>
      </w:r>
      <w:bookmarkEnd w:id="533"/>
      <w:bookmarkEnd w:id="534"/>
    </w:p>
    <w:p w14:paraId="0C24EFC5" w14:textId="77777777" w:rsidR="000E5330" w:rsidRDefault="000E5330" w:rsidP="000E5330">
      <w:r>
        <w:t>The system shall:</w:t>
      </w:r>
    </w:p>
    <w:p w14:paraId="000F06F4" w14:textId="77777777" w:rsidR="000E5330" w:rsidRDefault="000E5330" w:rsidP="000E5330">
      <w:r w:rsidRPr="006F6784">
        <w:t>NFR</w:t>
      </w:r>
      <w:r>
        <w:t>3</w:t>
      </w:r>
      <w:r w:rsidRPr="006F6784">
        <w:t>:</w:t>
      </w:r>
      <w:r w:rsidRPr="006F6784">
        <w:tab/>
      </w:r>
      <w:r>
        <w:t>Ensure the server can support up to 20 mobile devices at a time</w:t>
      </w:r>
    </w:p>
    <w:p w14:paraId="5B8A5C76" w14:textId="77777777" w:rsidR="000E5330" w:rsidRDefault="000E5330" w:rsidP="000E5330">
      <w:r>
        <w:t>NFR4</w:t>
      </w:r>
      <w:r w:rsidRPr="006F6784">
        <w:t>:</w:t>
      </w:r>
      <w:r>
        <w:tab/>
        <w:t>Ensure the server is extensible to support a greater number of mobile devices in the future</w:t>
      </w:r>
    </w:p>
    <w:p w14:paraId="6609FFF2" w14:textId="77777777" w:rsidR="000E5330" w:rsidRDefault="000E5330" w:rsidP="000E5330">
      <w:r>
        <w:t>NFR5</w:t>
      </w:r>
      <w:r w:rsidRPr="006F6784">
        <w:t>:</w:t>
      </w:r>
      <w:r>
        <w:tab/>
        <w:t>Ensure the mobile application can configure the upload interval time to a minimum of 1 second</w:t>
      </w:r>
    </w:p>
    <w:p w14:paraId="28ACCFAA" w14:textId="77777777" w:rsidR="000E5330" w:rsidRPr="006F6784" w:rsidRDefault="000E5330" w:rsidP="000E5330">
      <w:r>
        <w:t>NFR6</w:t>
      </w:r>
      <w:r w:rsidRPr="006F6784">
        <w:t>:</w:t>
      </w:r>
      <w:r>
        <w:tab/>
        <w:t>Location data must be sent from a mobile device, reach the server and be output as a stream within 5 seconds</w:t>
      </w:r>
    </w:p>
    <w:p w14:paraId="08A7840E" w14:textId="77777777" w:rsidR="000E5330" w:rsidRDefault="000E5330" w:rsidP="000E5330">
      <w:pPr>
        <w:pStyle w:val="Heading4"/>
      </w:pPr>
      <w:bookmarkStart w:id="535" w:name="_Toc490394484"/>
      <w:bookmarkStart w:id="536" w:name="_Toc496820084"/>
      <w:r>
        <w:t>Security</w:t>
      </w:r>
      <w:bookmarkEnd w:id="535"/>
      <w:bookmarkEnd w:id="536"/>
    </w:p>
    <w:p w14:paraId="1D81B1A7" w14:textId="77777777" w:rsidR="000E5330" w:rsidRDefault="000E5330" w:rsidP="000E5330">
      <w:r>
        <w:t>NFR7</w:t>
      </w:r>
      <w:r w:rsidRPr="006F6784">
        <w:t>:</w:t>
      </w:r>
      <w:r>
        <w:tab/>
        <w:t>Ensure access to the web-based situational awareness display is protected by authorisation and authentication controls</w:t>
      </w:r>
    </w:p>
    <w:p w14:paraId="13891FB9" w14:textId="77777777" w:rsidR="000E5330" w:rsidRDefault="000E5330" w:rsidP="000E5330">
      <w:pPr>
        <w:pStyle w:val="Heading4"/>
      </w:pPr>
      <w:bookmarkStart w:id="537" w:name="_Toc490394485"/>
      <w:bookmarkStart w:id="538" w:name="_Toc496820085"/>
      <w:r>
        <w:t>Design</w:t>
      </w:r>
      <w:bookmarkEnd w:id="537"/>
      <w:bookmarkEnd w:id="538"/>
    </w:p>
    <w:p w14:paraId="0E92BDB3" w14:textId="77777777" w:rsidR="000E5330" w:rsidRDefault="000E5330" w:rsidP="000E5330">
      <w:r w:rsidRPr="006F6784">
        <w:t>NFR</w:t>
      </w:r>
      <w:r>
        <w:t>8</w:t>
      </w:r>
      <w:r w:rsidRPr="006F6784">
        <w:t>:</w:t>
      </w:r>
      <w:r>
        <w:tab/>
        <w:t>Mobile phone application must run on an Android operating system</w:t>
      </w:r>
    </w:p>
    <w:p w14:paraId="2E842610" w14:textId="77777777" w:rsidR="000E5330" w:rsidRDefault="000E5330" w:rsidP="000E5330">
      <w:r>
        <w:t>NFR9</w:t>
      </w:r>
      <w:r w:rsidRPr="006F6784">
        <w:t>:</w:t>
      </w:r>
      <w:r>
        <w:tab/>
        <w:t>Mobile phone application must operate on low performance CPUs (approximately 1.3GHz)</w:t>
      </w:r>
    </w:p>
    <w:p w14:paraId="1EB509D5" w14:textId="77777777" w:rsidR="000E5330" w:rsidRDefault="000E5330" w:rsidP="000E5330">
      <w:r>
        <w:t>NFR10</w:t>
      </w:r>
      <w:r w:rsidRPr="006F6784">
        <w:t>:</w:t>
      </w:r>
      <w:r>
        <w:tab/>
        <w:t>Mobile phone application must operate on low screen resolution (approximate vertical resolution of 480 pixels)</w:t>
      </w:r>
    </w:p>
    <w:p w14:paraId="2246F7F0" w14:textId="77777777" w:rsidR="000E5330" w:rsidRDefault="000E5330" w:rsidP="000E5330">
      <w:r>
        <w:t>NFR11</w:t>
      </w:r>
      <w:r w:rsidRPr="006F6784">
        <w:t>:</w:t>
      </w:r>
      <w:r>
        <w:tab/>
        <w:t>Ensure the collaborated output stream from the server is formatted according to client specifications</w:t>
      </w:r>
    </w:p>
    <w:p w14:paraId="17A27793" w14:textId="77777777" w:rsidR="000E5330" w:rsidRDefault="000E5330" w:rsidP="000E5330">
      <w:r>
        <w:t>NFR12</w:t>
      </w:r>
      <w:r w:rsidRPr="006F6784">
        <w:t>:</w:t>
      </w:r>
      <w:r>
        <w:tab/>
        <w:t>Ensure the situational awareness display application is web-based and accessible from Internet connected devices using a web browser</w:t>
      </w:r>
    </w:p>
    <w:p w14:paraId="4ED1FD85" w14:textId="77777777" w:rsidR="000E5330" w:rsidRDefault="000E5330" w:rsidP="000E5330">
      <w:r>
        <w:t>NFR13</w:t>
      </w:r>
      <w:r w:rsidRPr="006F6784">
        <w:t>:</w:t>
      </w:r>
      <w:r>
        <w:tab/>
        <w:t>Ensure the backend software is packaged to allow for the installation on standalone networks</w:t>
      </w:r>
    </w:p>
    <w:p w14:paraId="68F7BD37" w14:textId="77777777" w:rsidR="000E5330" w:rsidRDefault="000E5330" w:rsidP="000E5330">
      <w:pPr>
        <w:pStyle w:val="Heading4"/>
      </w:pPr>
      <w:bookmarkStart w:id="539" w:name="_Toc490394486"/>
      <w:bookmarkStart w:id="540" w:name="_Toc496820086"/>
      <w:r>
        <w:lastRenderedPageBreak/>
        <w:t>Supportability</w:t>
      </w:r>
      <w:bookmarkEnd w:id="539"/>
      <w:bookmarkEnd w:id="540"/>
    </w:p>
    <w:p w14:paraId="0322E863" w14:textId="77777777" w:rsidR="000E5330" w:rsidRDefault="000E5330" w:rsidP="000E5330">
      <w:r w:rsidRPr="006F6784">
        <w:t>NFR</w:t>
      </w:r>
      <w:r>
        <w:t>14</w:t>
      </w:r>
      <w:r w:rsidRPr="006F6784">
        <w:t>:</w:t>
      </w:r>
      <w:r>
        <w:tab/>
        <w:t>Ensure the installation process of the backend server is configured in such a way to require minimal user input</w:t>
      </w:r>
    </w:p>
    <w:p w14:paraId="6D39C5AD" w14:textId="77777777" w:rsidR="000E5330" w:rsidRDefault="000E5330" w:rsidP="000E5330">
      <w:pPr>
        <w:ind w:left="720"/>
      </w:pPr>
      <w:r>
        <w:t>NFR14.1:</w:t>
      </w:r>
      <w:r>
        <w:tab/>
        <w:t>Installation documentation should be provided separately</w:t>
      </w:r>
    </w:p>
    <w:p w14:paraId="5C616207" w14:textId="77777777" w:rsidR="000E5330" w:rsidRDefault="000E5330" w:rsidP="000E5330">
      <w:pPr>
        <w:pStyle w:val="Heading4"/>
      </w:pPr>
      <w:bookmarkStart w:id="541" w:name="_Toc490394487"/>
      <w:bookmarkStart w:id="542" w:name="_Toc496820087"/>
      <w:r>
        <w:t>Implementation</w:t>
      </w:r>
      <w:bookmarkEnd w:id="541"/>
      <w:bookmarkEnd w:id="542"/>
    </w:p>
    <w:p w14:paraId="1EFA91C5" w14:textId="77777777" w:rsidR="000E5330" w:rsidRDefault="000E5330" w:rsidP="000E5330">
      <w:r>
        <w:t>NFR15</w:t>
      </w:r>
      <w:r w:rsidRPr="006F6784">
        <w:t>:</w:t>
      </w:r>
      <w:r>
        <w:tab/>
        <w:t>Ensure the collaborated output stream from the server is sent over UDP</w:t>
      </w:r>
    </w:p>
    <w:p w14:paraId="0DB6E346" w14:textId="77777777" w:rsidR="000E5330" w:rsidRDefault="000E5330" w:rsidP="000E5330">
      <w:r w:rsidRPr="006F6784">
        <w:t>NFR</w:t>
      </w:r>
      <w:r>
        <w:t>16</w:t>
      </w:r>
      <w:r w:rsidRPr="006F6784">
        <w:t>:</w:t>
      </w:r>
      <w:r>
        <w:tab/>
        <w:t>Ensure the system uses open standards for serving and visualising information</w:t>
      </w:r>
    </w:p>
    <w:p w14:paraId="3C39AA74" w14:textId="77777777" w:rsidR="000E5330" w:rsidRDefault="000E5330" w:rsidP="000E5330">
      <w:r w:rsidRPr="006F6784">
        <w:t>NFR</w:t>
      </w:r>
      <w:r>
        <w:t>17</w:t>
      </w:r>
      <w:r w:rsidRPr="006F6784">
        <w:t>:</w:t>
      </w:r>
      <w:r>
        <w:tab/>
        <w:t>Ensure the situational awareness display makes use of internet connected foundation imagery services</w:t>
      </w:r>
    </w:p>
    <w:p w14:paraId="0B4CFC8F" w14:textId="77777777" w:rsidR="000E5330" w:rsidRPr="00B42FD7" w:rsidRDefault="000E5330" w:rsidP="000E5330">
      <w:r>
        <w:t>NFR18</w:t>
      </w:r>
      <w:r w:rsidRPr="006F6784">
        <w:t>:</w:t>
      </w:r>
      <w:r>
        <w:tab/>
        <w:t>A free Amazon Web Services compute server should be used to host the backend software</w:t>
      </w:r>
    </w:p>
    <w:p w14:paraId="0AB948A0" w14:textId="77777777" w:rsidR="005E29DB" w:rsidRDefault="005E29DB" w:rsidP="005E29DB">
      <w:pPr>
        <w:pStyle w:val="InstructionalText"/>
      </w:pPr>
    </w:p>
    <w:p w14:paraId="4BA7FA61" w14:textId="77777777" w:rsidR="00E27B42" w:rsidRDefault="00E27B42" w:rsidP="00E27B42">
      <w:pPr>
        <w:pStyle w:val="Heading2"/>
      </w:pPr>
      <w:bookmarkStart w:id="543" w:name="_Toc496820088"/>
      <w:r>
        <w:lastRenderedPageBreak/>
        <w:t>Design Considerations</w:t>
      </w:r>
      <w:bookmarkEnd w:id="475"/>
      <w:bookmarkEnd w:id="543"/>
    </w:p>
    <w:p w14:paraId="782C6F46" w14:textId="77777777" w:rsidR="00E27B42" w:rsidRDefault="00E27B42" w:rsidP="000E5330">
      <w:pPr>
        <w:pStyle w:val="Heading3"/>
      </w:pPr>
      <w:bookmarkStart w:id="544" w:name="_Toc403385934"/>
      <w:bookmarkStart w:id="545" w:name="_Toc496820089"/>
      <w:r>
        <w:t>Goals and Guidelines</w:t>
      </w:r>
      <w:bookmarkEnd w:id="544"/>
      <w:bookmarkEnd w:id="545"/>
    </w:p>
    <w:p w14:paraId="2273CB96" w14:textId="6CC5FA25" w:rsidR="006750F6" w:rsidRDefault="006750F6" w:rsidP="003829B9">
      <w:pPr>
        <w:pStyle w:val="BodyText"/>
        <w:rPr>
          <w:lang w:eastAsia="ar-SA"/>
        </w:rPr>
      </w:pPr>
      <w:r>
        <w:rPr>
          <w:lang w:eastAsia="ar-SA"/>
        </w:rPr>
        <w:t xml:space="preserve">The design of the </w:t>
      </w:r>
      <w:r w:rsidR="00CC44BE">
        <w:rPr>
          <w:lang w:eastAsia="ar-SA"/>
        </w:rPr>
        <w:t xml:space="preserve">commodity-based Blue Force tracking </w:t>
      </w:r>
      <w:r>
        <w:rPr>
          <w:lang w:eastAsia="ar-SA"/>
        </w:rPr>
        <w:t>system is dictated by several goals and guidelines</w:t>
      </w:r>
      <w:r w:rsidR="002D2281">
        <w:rPr>
          <w:lang w:eastAsia="ar-SA"/>
        </w:rPr>
        <w:t xml:space="preserve">, which have been derived from the requirements outlined in section 3. </w:t>
      </w:r>
      <w:r w:rsidR="00FC7172">
        <w:rPr>
          <w:lang w:eastAsia="ar-SA"/>
        </w:rPr>
        <w:t>Goals and guidelines of</w:t>
      </w:r>
      <w:r w:rsidR="002D2281">
        <w:rPr>
          <w:lang w:eastAsia="ar-SA"/>
        </w:rPr>
        <w:t xml:space="preserve"> particular importance to the design of the system are:</w:t>
      </w:r>
    </w:p>
    <w:p w14:paraId="4DF8D95C" w14:textId="7E8C5755" w:rsidR="002D2281" w:rsidRDefault="002D2281" w:rsidP="00FC4C14">
      <w:pPr>
        <w:pStyle w:val="BodyText"/>
        <w:numPr>
          <w:ilvl w:val="0"/>
          <w:numId w:val="37"/>
        </w:numPr>
        <w:rPr>
          <w:lang w:eastAsia="ar-SA"/>
        </w:rPr>
        <w:pPrChange w:id="546" w:author="Heinrich, Danielle - heidl003" w:date="2017-10-26T22:32:00Z">
          <w:pPr>
            <w:pStyle w:val="BodyText"/>
            <w:numPr>
              <w:numId w:val="40"/>
            </w:numPr>
            <w:ind w:left="360" w:hanging="360"/>
          </w:pPr>
        </w:pPrChange>
      </w:pPr>
      <w:r>
        <w:rPr>
          <w:lang w:eastAsia="ar-SA"/>
        </w:rPr>
        <w:t xml:space="preserve">The system must emulate the functionality of Blue Force Tracking systems, with a few minor exceptions, such as the system not needing to know its own location. This goal is vital and represents the purpose of the project – to construct a </w:t>
      </w:r>
      <w:r w:rsidR="00FC7172">
        <w:rPr>
          <w:lang w:eastAsia="ar-SA"/>
        </w:rPr>
        <w:t xml:space="preserve">simulated </w:t>
      </w:r>
      <w:r>
        <w:rPr>
          <w:lang w:eastAsia="ar-SA"/>
        </w:rPr>
        <w:t xml:space="preserve">system that can be </w:t>
      </w:r>
      <w:r w:rsidR="00FC7172">
        <w:rPr>
          <w:lang w:eastAsia="ar-SA"/>
        </w:rPr>
        <w:t>utilised during science and technology trials to increase realism.</w:t>
      </w:r>
    </w:p>
    <w:p w14:paraId="68FF5E5F" w14:textId="69389CBB" w:rsidR="00FC7172" w:rsidRDefault="00FC7172" w:rsidP="00FC4C14">
      <w:pPr>
        <w:pStyle w:val="BodyText"/>
        <w:numPr>
          <w:ilvl w:val="0"/>
          <w:numId w:val="37"/>
        </w:numPr>
        <w:rPr>
          <w:lang w:eastAsia="ar-SA"/>
        </w:rPr>
        <w:pPrChange w:id="547" w:author="Heinrich, Danielle - heidl003" w:date="2017-10-26T22:32:00Z">
          <w:pPr>
            <w:pStyle w:val="BodyText"/>
            <w:numPr>
              <w:numId w:val="40"/>
            </w:numPr>
            <w:ind w:left="360" w:hanging="360"/>
          </w:pPr>
        </w:pPrChange>
      </w:pPr>
      <w:r>
        <w:rPr>
          <w:lang w:eastAsia="ar-SA"/>
        </w:rPr>
        <w:t>The system must use open standards for serving and visualizing information and make use of internet connected foundation imagery services. This goal is required to enable reuse of the developed software.</w:t>
      </w:r>
    </w:p>
    <w:p w14:paraId="3BE1A89F" w14:textId="27C4EF7A" w:rsidR="00FC7172" w:rsidRDefault="00FC7172" w:rsidP="00FC4C14">
      <w:pPr>
        <w:pStyle w:val="BodyText"/>
        <w:numPr>
          <w:ilvl w:val="0"/>
          <w:numId w:val="37"/>
        </w:numPr>
        <w:rPr>
          <w:lang w:eastAsia="ar-SA"/>
        </w:rPr>
        <w:pPrChange w:id="548" w:author="Heinrich, Danielle - heidl003" w:date="2017-10-26T22:32:00Z">
          <w:pPr>
            <w:pStyle w:val="BodyText"/>
            <w:numPr>
              <w:numId w:val="40"/>
            </w:numPr>
            <w:ind w:left="360" w:hanging="360"/>
          </w:pPr>
        </w:pPrChange>
      </w:pPr>
      <w:r>
        <w:rPr>
          <w:lang w:eastAsia="ar-SA"/>
        </w:rPr>
        <w:t xml:space="preserve">The user experience needs to be simple so both Android devices and the web-based situational awareness display can be operated with minimal instruction. </w:t>
      </w:r>
      <w:r w:rsidR="00AA75AA">
        <w:rPr>
          <w:lang w:eastAsia="ar-SA"/>
        </w:rPr>
        <w:t>With regards to the situational awareness display, this includes zoom and pan functionality, and the ability to toggle devices on or off. The display should also offer the ability to configure device icons to reflect military symbols. The Android devices should have configurable settings</w:t>
      </w:r>
      <w:r w:rsidR="0087107A">
        <w:rPr>
          <w:lang w:eastAsia="ar-SA"/>
        </w:rPr>
        <w:t xml:space="preserve"> for identifier, reporting interval, server address and server port. The reasoning behind this goal is the fact that the devices and web-based display are to be used by Defence service and DST Group personnel</w:t>
      </w:r>
      <w:r w:rsidR="00923275">
        <w:rPr>
          <w:lang w:eastAsia="ar-SA"/>
        </w:rPr>
        <w:t xml:space="preserve"> in experimental trials</w:t>
      </w:r>
      <w:r w:rsidR="0087107A">
        <w:rPr>
          <w:lang w:eastAsia="ar-SA"/>
        </w:rPr>
        <w:t>.</w:t>
      </w:r>
      <w:r w:rsidR="00923275">
        <w:rPr>
          <w:lang w:eastAsia="ar-SA"/>
        </w:rPr>
        <w:t xml:space="preserve"> </w:t>
      </w:r>
      <w:r w:rsidR="00375351">
        <w:rPr>
          <w:lang w:eastAsia="ar-SA"/>
        </w:rPr>
        <w:t>Personnel may be unfamiliar with the device application and situational awareness display being developed, and trial conditions may be stressful, warranting a simple, intuitive software experience.</w:t>
      </w:r>
    </w:p>
    <w:p w14:paraId="4923D0D2" w14:textId="65205159" w:rsidR="00EA368A" w:rsidRDefault="00EA368A" w:rsidP="00FC4C14">
      <w:pPr>
        <w:pStyle w:val="BodyText"/>
        <w:numPr>
          <w:ilvl w:val="0"/>
          <w:numId w:val="37"/>
        </w:numPr>
        <w:rPr>
          <w:lang w:eastAsia="ar-SA"/>
        </w:rPr>
        <w:pPrChange w:id="549" w:author="Heinrich, Danielle - heidl003" w:date="2017-10-26T22:32:00Z">
          <w:pPr>
            <w:pStyle w:val="BodyText"/>
            <w:numPr>
              <w:numId w:val="40"/>
            </w:numPr>
            <w:ind w:left="360" w:hanging="360"/>
          </w:pPr>
        </w:pPrChange>
      </w:pPr>
      <w:r>
        <w:rPr>
          <w:lang w:eastAsia="ar-SA"/>
        </w:rPr>
        <w:t>The performance and compatibility of Android devices is a major driver behind the design decisions of the application software. It goes without saying that the tracking client application must be compatible with Android devices, but it must also work on devices with a low-performance CPU and low screen resolutions. This is necessary as the project sponsor will be purchasing a number of cheap, low-quality Android devices for use during experimental trials, for which the application will need to be installed onto.</w:t>
      </w:r>
    </w:p>
    <w:p w14:paraId="23DDB5E6" w14:textId="622F6825" w:rsidR="00F5552E" w:rsidRDefault="00F5552E" w:rsidP="00FC4C14">
      <w:pPr>
        <w:pStyle w:val="BodyText"/>
        <w:numPr>
          <w:ilvl w:val="0"/>
          <w:numId w:val="37"/>
        </w:numPr>
        <w:rPr>
          <w:lang w:eastAsia="ar-SA"/>
        </w:rPr>
        <w:pPrChange w:id="550" w:author="Heinrich, Danielle - heidl003" w:date="2017-10-26T22:32:00Z">
          <w:pPr>
            <w:pStyle w:val="BodyText"/>
            <w:numPr>
              <w:numId w:val="40"/>
            </w:numPr>
            <w:ind w:left="360" w:hanging="360"/>
          </w:pPr>
        </w:pPrChange>
      </w:pPr>
      <w:r>
        <w:rPr>
          <w:lang w:eastAsia="ar-SA"/>
        </w:rPr>
        <w:t>The system must be extensible</w:t>
      </w:r>
      <w:r w:rsidR="002D06EF">
        <w:rPr>
          <w:lang w:eastAsia="ar-SA"/>
        </w:rPr>
        <w:t>. I</w:t>
      </w:r>
      <w:r>
        <w:rPr>
          <w:lang w:eastAsia="ar-SA"/>
        </w:rPr>
        <w:t xml:space="preserve">nitially, </w:t>
      </w:r>
      <w:r w:rsidR="002D06EF">
        <w:rPr>
          <w:lang w:eastAsia="ar-SA"/>
        </w:rPr>
        <w:t xml:space="preserve">the system should support </w:t>
      </w:r>
      <w:r>
        <w:rPr>
          <w:lang w:eastAsia="ar-SA"/>
        </w:rPr>
        <w:t xml:space="preserve">a minimum of 20 devices </w:t>
      </w:r>
      <w:r w:rsidR="002D06EF">
        <w:rPr>
          <w:lang w:eastAsia="ar-SA"/>
        </w:rPr>
        <w:t>reporting location data simultaneously. However, this number may increase in the future and the system should be designed to support such a need.</w:t>
      </w:r>
    </w:p>
    <w:p w14:paraId="4FBB4136" w14:textId="5A51D090" w:rsidR="002D06EF" w:rsidRDefault="002D06EF" w:rsidP="00FC4C14">
      <w:pPr>
        <w:pStyle w:val="BodyText"/>
        <w:numPr>
          <w:ilvl w:val="0"/>
          <w:numId w:val="37"/>
        </w:numPr>
        <w:rPr>
          <w:lang w:eastAsia="ar-SA"/>
        </w:rPr>
        <w:pPrChange w:id="551" w:author="Heinrich, Danielle - heidl003" w:date="2017-10-26T22:32:00Z">
          <w:pPr>
            <w:pStyle w:val="BodyText"/>
            <w:numPr>
              <w:numId w:val="40"/>
            </w:numPr>
            <w:ind w:left="360" w:hanging="360"/>
          </w:pPr>
        </w:pPrChange>
      </w:pPr>
      <w:r>
        <w:rPr>
          <w:lang w:eastAsia="ar-SA"/>
        </w:rPr>
        <w:t>The system must implement a REST service interface to allow for the request of data for a given period of time. This guideline is at the request of the project sponsor.</w:t>
      </w:r>
    </w:p>
    <w:p w14:paraId="7A0E1DD3" w14:textId="04CB453B" w:rsidR="00A53BB6" w:rsidRDefault="002D06EF" w:rsidP="003829B9">
      <w:pPr>
        <w:pStyle w:val="BodyText"/>
        <w:rPr>
          <w:lang w:eastAsia="ar-SA"/>
        </w:rPr>
      </w:pPr>
      <w:r>
        <w:rPr>
          <w:lang w:eastAsia="ar-SA"/>
        </w:rPr>
        <w:t xml:space="preserve">In addition to the goals and guidelines listed above, </w:t>
      </w:r>
      <w:r w:rsidR="00EE3525">
        <w:rPr>
          <w:lang w:eastAsia="ar-SA"/>
        </w:rPr>
        <w:t xml:space="preserve">while </w:t>
      </w:r>
      <w:r>
        <w:rPr>
          <w:lang w:eastAsia="ar-SA"/>
        </w:rPr>
        <w:t>the fact that the UDP stream output must be in a specific, three-line format does</w:t>
      </w:r>
      <w:r w:rsidR="00EE3525">
        <w:rPr>
          <w:lang w:eastAsia="ar-SA"/>
        </w:rPr>
        <w:t xml:space="preserve"> not have significant architectural implications, it does</w:t>
      </w:r>
      <w:r>
        <w:rPr>
          <w:lang w:eastAsia="ar-SA"/>
        </w:rPr>
        <w:t xml:space="preserve"> impact implementation details.</w:t>
      </w:r>
      <w:r w:rsidR="00EE3525">
        <w:rPr>
          <w:lang w:eastAsia="ar-SA"/>
        </w:rPr>
        <w:t xml:space="preserve"> The same could be said of many of the requirements listed in section 3. There is one further guideline which dominates the design decision – the fact that the system can be based on free and open source software. This is a critical directive and investigation into the suitability of existing software warrants its own document. A T</w:t>
      </w:r>
      <w:r w:rsidR="007A3EAA">
        <w:rPr>
          <w:lang w:eastAsia="ar-SA"/>
        </w:rPr>
        <w:t>echnology Scan and F</w:t>
      </w:r>
      <w:r w:rsidR="00A53BB6">
        <w:rPr>
          <w:lang w:eastAsia="ar-SA"/>
        </w:rPr>
        <w:t xml:space="preserve">easibility </w:t>
      </w:r>
      <w:r w:rsidR="007A3EAA">
        <w:rPr>
          <w:lang w:eastAsia="ar-SA"/>
        </w:rPr>
        <w:t>A</w:t>
      </w:r>
      <w:r w:rsidR="00A53BB6">
        <w:rPr>
          <w:lang w:eastAsia="ar-SA"/>
        </w:rPr>
        <w:t>nal</w:t>
      </w:r>
      <w:r w:rsidR="007A3EAA">
        <w:rPr>
          <w:lang w:eastAsia="ar-SA"/>
        </w:rPr>
        <w:t>ysis document</w:t>
      </w:r>
      <w:r w:rsidR="00EE3525">
        <w:rPr>
          <w:lang w:eastAsia="ar-SA"/>
        </w:rPr>
        <w:t xml:space="preserve"> </w:t>
      </w:r>
      <w:r w:rsidR="00211F4D">
        <w:rPr>
          <w:lang w:eastAsia="ar-SA"/>
        </w:rPr>
        <w:t xml:space="preserve">(Appendix D) </w:t>
      </w:r>
      <w:r w:rsidR="00EE3525">
        <w:rPr>
          <w:lang w:eastAsia="ar-SA"/>
        </w:rPr>
        <w:t xml:space="preserve">was produced which explores the </w:t>
      </w:r>
      <w:r w:rsidR="00482EB9">
        <w:rPr>
          <w:lang w:eastAsia="ar-SA"/>
        </w:rPr>
        <w:t>association</w:t>
      </w:r>
      <w:r w:rsidR="00EE3525">
        <w:rPr>
          <w:lang w:eastAsia="ar-SA"/>
        </w:rPr>
        <w:t xml:space="preserve"> between </w:t>
      </w:r>
      <w:r w:rsidR="00482EB9">
        <w:rPr>
          <w:lang w:eastAsia="ar-SA"/>
        </w:rPr>
        <w:t xml:space="preserve">the system requirements and the features provided by a number of free and open source </w:t>
      </w:r>
      <w:r w:rsidR="0078691E">
        <w:rPr>
          <w:lang w:eastAsia="ar-SA"/>
        </w:rPr>
        <w:t>applications</w:t>
      </w:r>
      <w:r w:rsidR="00482EB9">
        <w:rPr>
          <w:lang w:eastAsia="ar-SA"/>
        </w:rPr>
        <w:t xml:space="preserve">. Finally, the document makes recommendations on whether existing software should be developed upon, and if so, which software is most suitable. </w:t>
      </w:r>
    </w:p>
    <w:p w14:paraId="6A36DB68" w14:textId="77777777" w:rsidR="00E27B42" w:rsidRDefault="00E27B42" w:rsidP="000E5330">
      <w:pPr>
        <w:pStyle w:val="Heading3"/>
      </w:pPr>
      <w:bookmarkStart w:id="552" w:name="_Toc403385935"/>
      <w:bookmarkStart w:id="553" w:name="_Toc496820090"/>
      <w:r>
        <w:lastRenderedPageBreak/>
        <w:t>Development Methods &amp; Contingencies</w:t>
      </w:r>
      <w:bookmarkEnd w:id="552"/>
      <w:bookmarkEnd w:id="553"/>
    </w:p>
    <w:p w14:paraId="66A9BE9F" w14:textId="799B066B" w:rsidR="00D15DB7" w:rsidRDefault="00D15DB7" w:rsidP="00E27B42">
      <w:pPr>
        <w:pStyle w:val="InstructionalText"/>
        <w:rPr>
          <w:i w:val="0"/>
          <w:color w:val="auto"/>
          <w:sz w:val="22"/>
          <w:szCs w:val="22"/>
        </w:rPr>
      </w:pPr>
      <w:r>
        <w:rPr>
          <w:i w:val="0"/>
          <w:color w:val="auto"/>
          <w:sz w:val="22"/>
          <w:szCs w:val="22"/>
        </w:rPr>
        <w:t xml:space="preserve">Following the thorough investigation </w:t>
      </w:r>
      <w:r w:rsidR="00DA4FDE">
        <w:rPr>
          <w:i w:val="0"/>
          <w:color w:val="auto"/>
          <w:sz w:val="22"/>
          <w:szCs w:val="22"/>
        </w:rPr>
        <w:t xml:space="preserve">described </w:t>
      </w:r>
      <w:r>
        <w:rPr>
          <w:i w:val="0"/>
          <w:color w:val="auto"/>
          <w:sz w:val="22"/>
          <w:szCs w:val="22"/>
        </w:rPr>
        <w:t>in the Technology Scan and Feasibility Analysis document</w:t>
      </w:r>
      <w:r w:rsidR="00211F4D">
        <w:rPr>
          <w:i w:val="0"/>
          <w:color w:val="auto"/>
          <w:sz w:val="22"/>
          <w:szCs w:val="22"/>
        </w:rPr>
        <w:t xml:space="preserve"> (Appendix D)</w:t>
      </w:r>
      <w:r w:rsidR="00DA4FDE">
        <w:rPr>
          <w:i w:val="0"/>
          <w:color w:val="auto"/>
          <w:sz w:val="22"/>
          <w:szCs w:val="22"/>
        </w:rPr>
        <w:t>, it was determined that development of the project would be built upon free and existing open-source software – namely, Traccar Server, Traccar Web UI and Traccar Client.</w:t>
      </w:r>
      <w:r>
        <w:rPr>
          <w:i w:val="0"/>
          <w:color w:val="auto"/>
          <w:sz w:val="22"/>
          <w:szCs w:val="22"/>
        </w:rPr>
        <w:t xml:space="preserve"> </w:t>
      </w:r>
      <w:r w:rsidRPr="00D15DB7">
        <w:rPr>
          <w:i w:val="0"/>
          <w:color w:val="auto"/>
          <w:sz w:val="22"/>
          <w:szCs w:val="22"/>
        </w:rPr>
        <w:t xml:space="preserve">As </w:t>
      </w:r>
      <w:r w:rsidR="00DA4FDE">
        <w:rPr>
          <w:i w:val="0"/>
          <w:color w:val="auto"/>
          <w:sz w:val="22"/>
          <w:szCs w:val="22"/>
        </w:rPr>
        <w:t>such</w:t>
      </w:r>
      <w:r w:rsidRPr="00D15DB7">
        <w:rPr>
          <w:i w:val="0"/>
          <w:color w:val="auto"/>
          <w:sz w:val="22"/>
          <w:szCs w:val="22"/>
        </w:rPr>
        <w:t xml:space="preserve">, the fundamental system and software design </w:t>
      </w:r>
      <w:r w:rsidR="00DA4FDE">
        <w:rPr>
          <w:i w:val="0"/>
          <w:color w:val="auto"/>
          <w:sz w:val="22"/>
          <w:szCs w:val="22"/>
        </w:rPr>
        <w:t>is</w:t>
      </w:r>
      <w:r w:rsidRPr="00D15DB7">
        <w:rPr>
          <w:i w:val="0"/>
          <w:color w:val="auto"/>
          <w:sz w:val="22"/>
          <w:szCs w:val="22"/>
        </w:rPr>
        <w:t xml:space="preserve"> already in place.</w:t>
      </w:r>
      <w:r w:rsidR="00DA4FDE">
        <w:rPr>
          <w:i w:val="0"/>
          <w:color w:val="auto"/>
          <w:sz w:val="22"/>
          <w:szCs w:val="22"/>
        </w:rPr>
        <w:t xml:space="preserve"> However, it was initially necessary to conduct requirements gathering and define operational scenarios to determine which, if any, software would best suit the needs of the project. The</w:t>
      </w:r>
      <w:r w:rsidR="00320C8D">
        <w:rPr>
          <w:i w:val="0"/>
          <w:color w:val="auto"/>
          <w:sz w:val="22"/>
          <w:szCs w:val="22"/>
        </w:rPr>
        <w:t xml:space="preserve"> System</w:t>
      </w:r>
      <w:r w:rsidR="00DA4FDE">
        <w:rPr>
          <w:i w:val="0"/>
          <w:color w:val="auto"/>
          <w:sz w:val="22"/>
          <w:szCs w:val="22"/>
        </w:rPr>
        <w:t xml:space="preserve"> Requirements </w:t>
      </w:r>
      <w:r w:rsidR="00320C8D">
        <w:rPr>
          <w:i w:val="0"/>
          <w:color w:val="auto"/>
          <w:sz w:val="22"/>
          <w:szCs w:val="22"/>
        </w:rPr>
        <w:t>document</w:t>
      </w:r>
      <w:r w:rsidR="00211F4D">
        <w:rPr>
          <w:i w:val="0"/>
          <w:color w:val="auto"/>
          <w:sz w:val="22"/>
          <w:szCs w:val="22"/>
        </w:rPr>
        <w:t xml:space="preserve"> (Appendix D)</w:t>
      </w:r>
      <w:r w:rsidR="00320C8D">
        <w:rPr>
          <w:i w:val="0"/>
          <w:color w:val="auto"/>
          <w:sz w:val="22"/>
          <w:szCs w:val="22"/>
        </w:rPr>
        <w:t xml:space="preserve"> produced in the initial stages of project development provides system requirements, constraints and deliverables which have been used to determine which software would best suit the needs of the project.</w:t>
      </w:r>
    </w:p>
    <w:p w14:paraId="7443BE93" w14:textId="46EC870E" w:rsidR="00320C8D" w:rsidRDefault="00AA480E" w:rsidP="00320C8D">
      <w:pPr>
        <w:pStyle w:val="BodyText"/>
        <w:rPr>
          <w:lang w:eastAsia="ar-SA"/>
        </w:rPr>
      </w:pPr>
      <w:r>
        <w:rPr>
          <w:lang w:eastAsia="ar-SA"/>
        </w:rPr>
        <w:t>While</w:t>
      </w:r>
      <w:r w:rsidR="00320C8D">
        <w:rPr>
          <w:lang w:eastAsia="ar-SA"/>
        </w:rPr>
        <w:t xml:space="preserve"> much of the system and software design </w:t>
      </w:r>
      <w:r>
        <w:rPr>
          <w:lang w:eastAsia="ar-SA"/>
        </w:rPr>
        <w:t>is already in place, it is not well documented. Instead, the architectural diagrams in this report aim to dissect the existing software being built upon and provide insight into how they have been designed. Such diagrams will provide guidance to the development team as they must build upon the existing design to better suit the needs of the project sponsor, as well as providing reference material for the client and external persons.</w:t>
      </w:r>
    </w:p>
    <w:p w14:paraId="77ED3D55" w14:textId="0009226A" w:rsidR="00031EFF" w:rsidRDefault="003D4797" w:rsidP="00992079">
      <w:pPr>
        <w:pStyle w:val="BodyText"/>
      </w:pPr>
      <w:r>
        <w:rPr>
          <w:lang w:eastAsia="ar-SA"/>
        </w:rPr>
        <w:t xml:space="preserve">As the fundamentals of the software have already been designed, </w:t>
      </w:r>
      <w:r w:rsidR="00CD4202">
        <w:rPr>
          <w:lang w:eastAsia="ar-SA"/>
        </w:rPr>
        <w:t xml:space="preserve">the risk of unforeseen contingencies arising is heightened. Mature software may prove difficult to manipulate to fit the client’s needs as there may be tight coupling between classes or methods, poorly written or hard to understand code, or poor design decisions. </w:t>
      </w:r>
      <w:r w:rsidR="00001AE6">
        <w:rPr>
          <w:lang w:eastAsia="ar-SA"/>
        </w:rPr>
        <w:t>The fact that the backend server is authored by a different developer than the web interface adds an extra layer of dimensionality to the problem – changes made in either domain may not be adopted as intended.</w:t>
      </w:r>
      <w:r w:rsidR="00991C10">
        <w:rPr>
          <w:lang w:eastAsia="ar-SA"/>
        </w:rPr>
        <w:t xml:space="preserve"> </w:t>
      </w:r>
      <w:r w:rsidR="001D1DB5">
        <w:rPr>
          <w:lang w:eastAsia="ar-SA"/>
        </w:rPr>
        <w:t xml:space="preserve">Exploring and describing the design is likely the best defense against unknown factors that may be present in the existing software. This will better equip the development team with system-wide knowledge </w:t>
      </w:r>
      <w:r w:rsidR="00992079">
        <w:rPr>
          <w:lang w:eastAsia="ar-SA"/>
        </w:rPr>
        <w:t>so that they may</w:t>
      </w:r>
      <w:r w:rsidR="001D1DB5">
        <w:rPr>
          <w:lang w:eastAsia="ar-SA"/>
        </w:rPr>
        <w:t xml:space="preserve"> produce effective workarounds to </w:t>
      </w:r>
      <w:r w:rsidR="00992079">
        <w:rPr>
          <w:lang w:eastAsia="ar-SA"/>
        </w:rPr>
        <w:t xml:space="preserve">any </w:t>
      </w:r>
      <w:r w:rsidR="001D1DB5">
        <w:rPr>
          <w:lang w:eastAsia="ar-SA"/>
        </w:rPr>
        <w:t>difficulties faced</w:t>
      </w:r>
      <w:r w:rsidR="00992079">
        <w:rPr>
          <w:lang w:eastAsia="ar-SA"/>
        </w:rPr>
        <w:t>.</w:t>
      </w:r>
      <w:r w:rsidR="00031EFF">
        <w:br w:type="page"/>
      </w:r>
    </w:p>
    <w:p w14:paraId="6D72C761" w14:textId="77777777" w:rsidR="00CE1D3B" w:rsidRPr="00031EFF" w:rsidRDefault="00CE1D3B" w:rsidP="00CE1D3B">
      <w:pPr>
        <w:pStyle w:val="Heading2"/>
      </w:pPr>
      <w:bookmarkStart w:id="554" w:name="_Toc403385938"/>
      <w:bookmarkStart w:id="555" w:name="_Toc496820091"/>
      <w:r w:rsidRPr="00031EFF">
        <w:lastRenderedPageBreak/>
        <w:t>Operational Scenarios</w:t>
      </w:r>
      <w:bookmarkEnd w:id="555"/>
    </w:p>
    <w:p w14:paraId="2D86BB5B" w14:textId="77777777" w:rsidR="00CE1D3B" w:rsidRPr="00031EFF" w:rsidRDefault="00CE1D3B" w:rsidP="000E5330">
      <w:pPr>
        <w:pStyle w:val="Heading3"/>
        <w:rPr>
          <w:lang w:eastAsia="ar-SA"/>
        </w:rPr>
      </w:pPr>
      <w:bookmarkStart w:id="556" w:name="_Toc496820092"/>
      <w:r>
        <w:t>Key System Actors</w:t>
      </w:r>
      <w:bookmarkEnd w:id="556"/>
    </w:p>
    <w:p w14:paraId="7311B312" w14:textId="784C66C4" w:rsidR="001005CD" w:rsidRPr="00D03444" w:rsidRDefault="001005CD" w:rsidP="00CE1D3B">
      <w:pPr>
        <w:pStyle w:val="InstructionalText"/>
        <w:rPr>
          <w:i w:val="0"/>
          <w:color w:val="auto"/>
          <w:sz w:val="22"/>
          <w:szCs w:val="22"/>
        </w:rPr>
      </w:pPr>
      <w:r w:rsidRPr="00D03444">
        <w:rPr>
          <w:i w:val="0"/>
          <w:color w:val="auto"/>
          <w:sz w:val="22"/>
          <w:szCs w:val="22"/>
        </w:rPr>
        <w:t>Trial Actors</w:t>
      </w:r>
    </w:p>
    <w:p w14:paraId="24CE63BB" w14:textId="1857EE3C" w:rsidR="00CE1D3B" w:rsidRPr="00D03444" w:rsidRDefault="00A75772" w:rsidP="00CE1D3B">
      <w:pPr>
        <w:pStyle w:val="InstructionalText"/>
        <w:rPr>
          <w:i w:val="0"/>
          <w:color w:val="auto"/>
          <w:sz w:val="22"/>
          <w:szCs w:val="22"/>
        </w:rPr>
      </w:pPr>
      <w:r>
        <w:rPr>
          <w:i w:val="0"/>
          <w:color w:val="auto"/>
          <w:sz w:val="22"/>
          <w:szCs w:val="22"/>
        </w:rPr>
        <w:t xml:space="preserve">Software </w:t>
      </w:r>
      <w:r w:rsidR="00D03444" w:rsidRPr="00D03444">
        <w:rPr>
          <w:i w:val="0"/>
          <w:color w:val="auto"/>
          <w:sz w:val="22"/>
          <w:szCs w:val="22"/>
        </w:rPr>
        <w:t>Developers</w:t>
      </w:r>
    </w:p>
    <w:p w14:paraId="1CD4D653" w14:textId="2D146DB8" w:rsidR="00CE1D3B" w:rsidRDefault="00CE1D3B" w:rsidP="000E5330">
      <w:pPr>
        <w:pStyle w:val="Heading3"/>
      </w:pPr>
      <w:bookmarkStart w:id="557" w:name="_Toc496820093"/>
      <w:r>
        <w:t>Use Case Descriptions</w:t>
      </w:r>
      <w:bookmarkEnd w:id="557"/>
    </w:p>
    <w:tbl>
      <w:tblPr>
        <w:tblStyle w:val="TableGrid"/>
        <w:tblW w:w="0" w:type="auto"/>
        <w:tblLook w:val="04A0" w:firstRow="1" w:lastRow="0" w:firstColumn="1" w:lastColumn="0" w:noHBand="0" w:noVBand="1"/>
      </w:tblPr>
      <w:tblGrid>
        <w:gridCol w:w="4675"/>
        <w:gridCol w:w="4675"/>
      </w:tblGrid>
      <w:tr w:rsidR="00D03444" w14:paraId="5003D7BA" w14:textId="77777777" w:rsidTr="00D03444">
        <w:tc>
          <w:tcPr>
            <w:tcW w:w="4675" w:type="dxa"/>
          </w:tcPr>
          <w:p w14:paraId="10293AF9" w14:textId="04320DCC" w:rsidR="00D03444" w:rsidRPr="005F2295" w:rsidRDefault="00D03444" w:rsidP="00CE1D3B">
            <w:pPr>
              <w:pStyle w:val="InstructionalText"/>
              <w:rPr>
                <w:i w:val="0"/>
                <w:color w:val="auto"/>
                <w:sz w:val="22"/>
                <w:szCs w:val="22"/>
              </w:rPr>
            </w:pPr>
            <w:r w:rsidRPr="005F2295">
              <w:rPr>
                <w:i w:val="0"/>
                <w:color w:val="auto"/>
                <w:sz w:val="22"/>
                <w:szCs w:val="22"/>
              </w:rPr>
              <w:t>Toggle GPS on/off</w:t>
            </w:r>
          </w:p>
        </w:tc>
        <w:tc>
          <w:tcPr>
            <w:tcW w:w="4675" w:type="dxa"/>
          </w:tcPr>
          <w:p w14:paraId="18C81CC1" w14:textId="0570A42C" w:rsidR="00D03444" w:rsidRPr="005F2295" w:rsidRDefault="00D03444" w:rsidP="00CE1D3B">
            <w:pPr>
              <w:pStyle w:val="InstructionalText"/>
              <w:rPr>
                <w:i w:val="0"/>
                <w:color w:val="auto"/>
                <w:sz w:val="22"/>
                <w:szCs w:val="22"/>
              </w:rPr>
            </w:pPr>
            <w:r w:rsidRPr="005F2295">
              <w:rPr>
                <w:i w:val="0"/>
                <w:color w:val="auto"/>
                <w:sz w:val="22"/>
                <w:szCs w:val="22"/>
              </w:rPr>
              <w:t>Actor toggles the ability to send their GPS location on or off. The system either starts or stops sending location data to a server.</w:t>
            </w:r>
          </w:p>
        </w:tc>
      </w:tr>
      <w:tr w:rsidR="00D03444" w14:paraId="550DEE66" w14:textId="77777777" w:rsidTr="00D03444">
        <w:tc>
          <w:tcPr>
            <w:tcW w:w="4675" w:type="dxa"/>
          </w:tcPr>
          <w:p w14:paraId="3E77DC94" w14:textId="4D36B572" w:rsidR="00D03444" w:rsidRPr="005F2295" w:rsidRDefault="00D03444" w:rsidP="00CE1D3B">
            <w:pPr>
              <w:pStyle w:val="InstructionalText"/>
              <w:rPr>
                <w:i w:val="0"/>
                <w:color w:val="auto"/>
                <w:sz w:val="22"/>
                <w:szCs w:val="22"/>
              </w:rPr>
            </w:pPr>
            <w:r w:rsidRPr="005F2295">
              <w:rPr>
                <w:i w:val="0"/>
                <w:color w:val="auto"/>
                <w:sz w:val="22"/>
                <w:szCs w:val="22"/>
              </w:rPr>
              <w:t>Configure server IP and port</w:t>
            </w:r>
          </w:p>
        </w:tc>
        <w:tc>
          <w:tcPr>
            <w:tcW w:w="4675" w:type="dxa"/>
          </w:tcPr>
          <w:p w14:paraId="1755E3B9" w14:textId="0A7E6E22" w:rsidR="00D03444" w:rsidRPr="005F2295" w:rsidRDefault="00D03444" w:rsidP="00CE1D3B">
            <w:pPr>
              <w:pStyle w:val="InstructionalText"/>
              <w:rPr>
                <w:i w:val="0"/>
                <w:color w:val="auto"/>
                <w:sz w:val="22"/>
                <w:szCs w:val="22"/>
              </w:rPr>
            </w:pPr>
            <w:r w:rsidRPr="005F2295">
              <w:rPr>
                <w:i w:val="0"/>
                <w:color w:val="auto"/>
                <w:sz w:val="22"/>
                <w:szCs w:val="22"/>
              </w:rPr>
              <w:t>Actor configures the IP address and port of the server to which the location data must be sent and the system updates accordingly.</w:t>
            </w:r>
          </w:p>
        </w:tc>
      </w:tr>
      <w:tr w:rsidR="00D03444" w14:paraId="0E313304" w14:textId="77777777" w:rsidTr="00D03444">
        <w:tc>
          <w:tcPr>
            <w:tcW w:w="4675" w:type="dxa"/>
          </w:tcPr>
          <w:p w14:paraId="127F8FC1" w14:textId="2FF33982" w:rsidR="00D03444" w:rsidRPr="005F2295" w:rsidRDefault="00D03444" w:rsidP="00CE1D3B">
            <w:pPr>
              <w:pStyle w:val="InstructionalText"/>
              <w:rPr>
                <w:i w:val="0"/>
                <w:color w:val="auto"/>
                <w:sz w:val="22"/>
                <w:szCs w:val="22"/>
              </w:rPr>
            </w:pPr>
            <w:r w:rsidRPr="005F2295">
              <w:rPr>
                <w:i w:val="0"/>
                <w:color w:val="auto"/>
                <w:sz w:val="22"/>
                <w:szCs w:val="22"/>
              </w:rPr>
              <w:t>Configure upload interval time</w:t>
            </w:r>
          </w:p>
        </w:tc>
        <w:tc>
          <w:tcPr>
            <w:tcW w:w="4675" w:type="dxa"/>
          </w:tcPr>
          <w:p w14:paraId="42BAAAA4" w14:textId="6D53C9B8" w:rsidR="00D03444" w:rsidRPr="005F2295" w:rsidRDefault="00D03444" w:rsidP="00CE1D3B">
            <w:pPr>
              <w:pStyle w:val="InstructionalText"/>
              <w:rPr>
                <w:i w:val="0"/>
                <w:color w:val="auto"/>
                <w:sz w:val="22"/>
                <w:szCs w:val="22"/>
              </w:rPr>
            </w:pPr>
            <w:r w:rsidRPr="005F2295">
              <w:rPr>
                <w:i w:val="0"/>
                <w:color w:val="auto"/>
                <w:sz w:val="22"/>
                <w:szCs w:val="22"/>
              </w:rPr>
              <w:t>Actor configures the interval time for which location data is sent to the server and the system updates accordingly.</w:t>
            </w:r>
          </w:p>
        </w:tc>
      </w:tr>
    </w:tbl>
    <w:p w14:paraId="50EF23C9" w14:textId="6CCA7EB9" w:rsidR="006E4A3A" w:rsidRDefault="002B3A7B" w:rsidP="006E4A3A">
      <w:pPr>
        <w:pStyle w:val="Caption"/>
      </w:pPr>
      <w:bookmarkStart w:id="558" w:name="_Toc496039774"/>
      <w:r>
        <w:t xml:space="preserve">Table </w:t>
      </w:r>
      <w:r>
        <w:fldChar w:fldCharType="begin"/>
      </w:r>
      <w:r>
        <w:instrText xml:space="preserve"> SEQ Table \* ARABIC </w:instrText>
      </w:r>
      <w:r>
        <w:fldChar w:fldCharType="separate"/>
      </w:r>
      <w:r>
        <w:rPr>
          <w:noProof/>
        </w:rPr>
        <w:t>4</w:t>
      </w:r>
      <w:r>
        <w:fldChar w:fldCharType="end"/>
      </w:r>
      <w:r>
        <w:t xml:space="preserve">: Android application use case descriptions </w:t>
      </w:r>
      <w:bookmarkEnd w:id="558"/>
    </w:p>
    <w:tbl>
      <w:tblPr>
        <w:tblStyle w:val="TableGrid"/>
        <w:tblW w:w="0" w:type="auto"/>
        <w:tblLook w:val="04A0" w:firstRow="1" w:lastRow="0" w:firstColumn="1" w:lastColumn="0" w:noHBand="0" w:noVBand="1"/>
      </w:tblPr>
      <w:tblGrid>
        <w:gridCol w:w="4675"/>
        <w:gridCol w:w="4675"/>
      </w:tblGrid>
      <w:tr w:rsidR="00D03444" w14:paraId="7FA2A11B" w14:textId="77777777" w:rsidTr="00D03444">
        <w:tc>
          <w:tcPr>
            <w:tcW w:w="4675" w:type="dxa"/>
          </w:tcPr>
          <w:p w14:paraId="699873C3" w14:textId="30EB7A9B" w:rsidR="00D03444" w:rsidRPr="005F2295" w:rsidRDefault="00D03444" w:rsidP="00CE1D3B">
            <w:pPr>
              <w:pStyle w:val="InstructionalText"/>
              <w:rPr>
                <w:i w:val="0"/>
                <w:color w:val="auto"/>
                <w:sz w:val="22"/>
                <w:szCs w:val="22"/>
              </w:rPr>
            </w:pPr>
            <w:r w:rsidRPr="005F2295">
              <w:rPr>
                <w:i w:val="0"/>
                <w:color w:val="auto"/>
                <w:sz w:val="22"/>
                <w:szCs w:val="22"/>
              </w:rPr>
              <w:t>Login</w:t>
            </w:r>
          </w:p>
        </w:tc>
        <w:tc>
          <w:tcPr>
            <w:tcW w:w="4675" w:type="dxa"/>
          </w:tcPr>
          <w:p w14:paraId="189DFA93" w14:textId="7FBB87CB" w:rsidR="00D03444" w:rsidRPr="005F2295" w:rsidRDefault="00D03444" w:rsidP="00CE1D3B">
            <w:pPr>
              <w:pStyle w:val="InstructionalText"/>
              <w:rPr>
                <w:i w:val="0"/>
                <w:color w:val="auto"/>
                <w:sz w:val="22"/>
                <w:szCs w:val="22"/>
              </w:rPr>
            </w:pPr>
            <w:r w:rsidRPr="005F2295">
              <w:rPr>
                <w:i w:val="0"/>
                <w:color w:val="auto"/>
                <w:sz w:val="22"/>
                <w:szCs w:val="22"/>
              </w:rPr>
              <w:t xml:space="preserve">Actor </w:t>
            </w:r>
            <w:r w:rsidR="00351A9D" w:rsidRPr="005F2295">
              <w:rPr>
                <w:i w:val="0"/>
                <w:color w:val="auto"/>
                <w:sz w:val="22"/>
                <w:szCs w:val="22"/>
              </w:rPr>
              <w:t>enters their credentials and the system verifies authentication. If successful, the system proceeds to display the main application.</w:t>
            </w:r>
          </w:p>
        </w:tc>
      </w:tr>
      <w:tr w:rsidR="00D03444" w14:paraId="76595ABD" w14:textId="77777777" w:rsidTr="00D03444">
        <w:tc>
          <w:tcPr>
            <w:tcW w:w="4675" w:type="dxa"/>
          </w:tcPr>
          <w:p w14:paraId="1D0B827F" w14:textId="00D4DC4B" w:rsidR="00D03444" w:rsidRPr="005F2295" w:rsidRDefault="00D03444" w:rsidP="00CE1D3B">
            <w:pPr>
              <w:pStyle w:val="InstructionalText"/>
              <w:rPr>
                <w:i w:val="0"/>
                <w:color w:val="auto"/>
                <w:sz w:val="22"/>
                <w:szCs w:val="22"/>
              </w:rPr>
            </w:pPr>
            <w:r w:rsidRPr="005F2295">
              <w:rPr>
                <w:i w:val="0"/>
                <w:color w:val="auto"/>
                <w:sz w:val="22"/>
                <w:szCs w:val="22"/>
              </w:rPr>
              <w:t>Toggle displaying device</w:t>
            </w:r>
          </w:p>
        </w:tc>
        <w:tc>
          <w:tcPr>
            <w:tcW w:w="4675" w:type="dxa"/>
          </w:tcPr>
          <w:p w14:paraId="5D99F503" w14:textId="6870D491" w:rsidR="00D03444" w:rsidRPr="005F2295" w:rsidRDefault="00351A9D" w:rsidP="00CE1D3B">
            <w:pPr>
              <w:pStyle w:val="InstructionalText"/>
              <w:rPr>
                <w:i w:val="0"/>
                <w:color w:val="auto"/>
                <w:sz w:val="22"/>
                <w:szCs w:val="22"/>
              </w:rPr>
            </w:pPr>
            <w:r w:rsidRPr="005F2295">
              <w:rPr>
                <w:i w:val="0"/>
                <w:color w:val="auto"/>
                <w:sz w:val="22"/>
                <w:szCs w:val="22"/>
              </w:rPr>
              <w:t>Actor toggles the ability to display a device and the system shows or hides the device from the display accordingly.</w:t>
            </w:r>
          </w:p>
        </w:tc>
      </w:tr>
      <w:tr w:rsidR="00D03444" w14:paraId="0FE2F50A" w14:textId="77777777" w:rsidTr="00D03444">
        <w:tc>
          <w:tcPr>
            <w:tcW w:w="4675" w:type="dxa"/>
          </w:tcPr>
          <w:p w14:paraId="2D53DCF9" w14:textId="27F9F33D" w:rsidR="00D03444" w:rsidRPr="005F2295" w:rsidRDefault="00D03444" w:rsidP="00CE1D3B">
            <w:pPr>
              <w:pStyle w:val="InstructionalText"/>
              <w:rPr>
                <w:i w:val="0"/>
                <w:color w:val="auto"/>
                <w:sz w:val="22"/>
                <w:szCs w:val="22"/>
              </w:rPr>
            </w:pPr>
            <w:r w:rsidRPr="005F2295">
              <w:rPr>
                <w:i w:val="0"/>
                <w:color w:val="auto"/>
                <w:sz w:val="22"/>
                <w:szCs w:val="22"/>
              </w:rPr>
              <w:t>Stop tracking device</w:t>
            </w:r>
          </w:p>
        </w:tc>
        <w:tc>
          <w:tcPr>
            <w:tcW w:w="4675" w:type="dxa"/>
          </w:tcPr>
          <w:p w14:paraId="055102BE" w14:textId="64ECF6DC" w:rsidR="00D03444" w:rsidRPr="005F2295" w:rsidRDefault="00351A9D" w:rsidP="00CE1D3B">
            <w:pPr>
              <w:pStyle w:val="InstructionalText"/>
              <w:rPr>
                <w:i w:val="0"/>
                <w:color w:val="auto"/>
                <w:sz w:val="22"/>
                <w:szCs w:val="22"/>
              </w:rPr>
            </w:pPr>
            <w:r w:rsidRPr="005F2295">
              <w:rPr>
                <w:i w:val="0"/>
                <w:color w:val="auto"/>
                <w:sz w:val="22"/>
                <w:szCs w:val="22"/>
              </w:rPr>
              <w:t>Actor selects a device to stop tracking. The system removes the device from the display and no longer logs its location data.</w:t>
            </w:r>
          </w:p>
        </w:tc>
      </w:tr>
      <w:tr w:rsidR="00D03444" w14:paraId="7BC7A538" w14:textId="77777777" w:rsidTr="00D03444">
        <w:tc>
          <w:tcPr>
            <w:tcW w:w="4675" w:type="dxa"/>
          </w:tcPr>
          <w:p w14:paraId="100C6250" w14:textId="6F742B9B" w:rsidR="00D03444" w:rsidRPr="005F2295" w:rsidRDefault="00D03444" w:rsidP="00CE1D3B">
            <w:pPr>
              <w:pStyle w:val="InstructionalText"/>
              <w:rPr>
                <w:i w:val="0"/>
                <w:color w:val="auto"/>
                <w:sz w:val="22"/>
                <w:szCs w:val="22"/>
              </w:rPr>
            </w:pPr>
            <w:r w:rsidRPr="005F2295">
              <w:rPr>
                <w:i w:val="0"/>
                <w:color w:val="auto"/>
                <w:sz w:val="22"/>
                <w:szCs w:val="22"/>
              </w:rPr>
              <w:t>Start tracking device</w:t>
            </w:r>
          </w:p>
        </w:tc>
        <w:tc>
          <w:tcPr>
            <w:tcW w:w="4675" w:type="dxa"/>
          </w:tcPr>
          <w:p w14:paraId="46245B19" w14:textId="29117C3E" w:rsidR="00D03444" w:rsidRPr="005F2295" w:rsidRDefault="00351A9D" w:rsidP="00CE1D3B">
            <w:pPr>
              <w:pStyle w:val="InstructionalText"/>
              <w:rPr>
                <w:i w:val="0"/>
                <w:color w:val="auto"/>
                <w:sz w:val="22"/>
                <w:szCs w:val="22"/>
              </w:rPr>
            </w:pPr>
            <w:r w:rsidRPr="005F2295">
              <w:rPr>
                <w:i w:val="0"/>
                <w:color w:val="auto"/>
                <w:sz w:val="22"/>
                <w:szCs w:val="22"/>
              </w:rPr>
              <w:t>Actor inputs a unique device identifier and the system starts logging the location data of the device with this identification. The system also shows the device on the display.</w:t>
            </w:r>
          </w:p>
        </w:tc>
      </w:tr>
      <w:tr w:rsidR="00D03444" w14:paraId="08F68D80" w14:textId="77777777" w:rsidTr="00D03444">
        <w:tc>
          <w:tcPr>
            <w:tcW w:w="4675" w:type="dxa"/>
          </w:tcPr>
          <w:p w14:paraId="66F44CBF" w14:textId="0621F8B4" w:rsidR="00D03444" w:rsidRPr="005F2295" w:rsidRDefault="00D03444" w:rsidP="00CE1D3B">
            <w:pPr>
              <w:pStyle w:val="InstructionalText"/>
              <w:rPr>
                <w:i w:val="0"/>
                <w:color w:val="auto"/>
                <w:sz w:val="22"/>
                <w:szCs w:val="22"/>
              </w:rPr>
            </w:pPr>
            <w:r w:rsidRPr="005F2295">
              <w:rPr>
                <w:i w:val="0"/>
                <w:color w:val="auto"/>
                <w:sz w:val="22"/>
                <w:szCs w:val="22"/>
              </w:rPr>
              <w:t>Assign icon to device</w:t>
            </w:r>
          </w:p>
        </w:tc>
        <w:tc>
          <w:tcPr>
            <w:tcW w:w="4675" w:type="dxa"/>
          </w:tcPr>
          <w:p w14:paraId="4531221D" w14:textId="70E7551D" w:rsidR="00D03444" w:rsidRPr="005F2295" w:rsidRDefault="0011068C" w:rsidP="00CE1D3B">
            <w:pPr>
              <w:pStyle w:val="InstructionalText"/>
              <w:rPr>
                <w:i w:val="0"/>
                <w:color w:val="auto"/>
                <w:sz w:val="22"/>
                <w:szCs w:val="22"/>
              </w:rPr>
            </w:pPr>
            <w:r w:rsidRPr="005F2295">
              <w:rPr>
                <w:i w:val="0"/>
                <w:color w:val="auto"/>
                <w:sz w:val="22"/>
                <w:szCs w:val="22"/>
              </w:rPr>
              <w:t>Actor selects an icon to assign to a device. The system updates the display to reflect the icon selected.</w:t>
            </w:r>
          </w:p>
        </w:tc>
      </w:tr>
      <w:tr w:rsidR="00D03444" w14:paraId="0DDBEA72" w14:textId="77777777" w:rsidTr="00D03444">
        <w:tc>
          <w:tcPr>
            <w:tcW w:w="4675" w:type="dxa"/>
          </w:tcPr>
          <w:p w14:paraId="60848BAC" w14:textId="07323798" w:rsidR="00D03444" w:rsidRPr="005F2295" w:rsidRDefault="00D03444" w:rsidP="00CE1D3B">
            <w:pPr>
              <w:pStyle w:val="InstructionalText"/>
              <w:rPr>
                <w:i w:val="0"/>
                <w:color w:val="auto"/>
                <w:sz w:val="22"/>
                <w:szCs w:val="22"/>
              </w:rPr>
            </w:pPr>
            <w:r w:rsidRPr="005F2295">
              <w:rPr>
                <w:i w:val="0"/>
                <w:color w:val="auto"/>
                <w:sz w:val="22"/>
                <w:szCs w:val="22"/>
              </w:rPr>
              <w:t>Toggle friendly, hostile and unknown devices</w:t>
            </w:r>
          </w:p>
        </w:tc>
        <w:tc>
          <w:tcPr>
            <w:tcW w:w="4675" w:type="dxa"/>
          </w:tcPr>
          <w:p w14:paraId="57EF2E9C" w14:textId="588B71AB" w:rsidR="00D03444" w:rsidRPr="005F2295" w:rsidRDefault="0011068C" w:rsidP="00CE1D3B">
            <w:pPr>
              <w:pStyle w:val="InstructionalText"/>
              <w:rPr>
                <w:i w:val="0"/>
                <w:color w:val="auto"/>
                <w:sz w:val="22"/>
                <w:szCs w:val="22"/>
              </w:rPr>
            </w:pPr>
            <w:r w:rsidRPr="005F2295">
              <w:rPr>
                <w:i w:val="0"/>
                <w:color w:val="auto"/>
                <w:sz w:val="22"/>
                <w:szCs w:val="22"/>
              </w:rPr>
              <w:t>Actor toggles the ability to display devices based on their icon</w:t>
            </w:r>
            <w:r w:rsidR="005F2295" w:rsidRPr="005F2295">
              <w:rPr>
                <w:i w:val="0"/>
                <w:color w:val="auto"/>
                <w:sz w:val="22"/>
                <w:szCs w:val="22"/>
              </w:rPr>
              <w:t xml:space="preserve"> and the system updates the display to reflect the choice.</w:t>
            </w:r>
          </w:p>
        </w:tc>
      </w:tr>
      <w:tr w:rsidR="00D03444" w14:paraId="747F68C1" w14:textId="77777777" w:rsidTr="00D03444">
        <w:tc>
          <w:tcPr>
            <w:tcW w:w="4675" w:type="dxa"/>
          </w:tcPr>
          <w:p w14:paraId="48311C4F" w14:textId="0037AB2D" w:rsidR="00D03444" w:rsidRPr="005F2295" w:rsidRDefault="00D03444" w:rsidP="00CE1D3B">
            <w:pPr>
              <w:pStyle w:val="InstructionalText"/>
              <w:rPr>
                <w:i w:val="0"/>
                <w:color w:val="auto"/>
                <w:sz w:val="22"/>
                <w:szCs w:val="22"/>
              </w:rPr>
            </w:pPr>
            <w:r w:rsidRPr="005F2295">
              <w:rPr>
                <w:i w:val="0"/>
                <w:color w:val="auto"/>
                <w:sz w:val="22"/>
                <w:szCs w:val="22"/>
              </w:rPr>
              <w:lastRenderedPageBreak/>
              <w:t>Configure time zone</w:t>
            </w:r>
          </w:p>
        </w:tc>
        <w:tc>
          <w:tcPr>
            <w:tcW w:w="4675" w:type="dxa"/>
          </w:tcPr>
          <w:p w14:paraId="1F17F0D9" w14:textId="3133DECE" w:rsidR="00D03444" w:rsidRPr="005F2295" w:rsidRDefault="005F2295" w:rsidP="00CE1D3B">
            <w:pPr>
              <w:pStyle w:val="InstructionalText"/>
              <w:rPr>
                <w:i w:val="0"/>
                <w:color w:val="auto"/>
                <w:sz w:val="22"/>
                <w:szCs w:val="22"/>
              </w:rPr>
            </w:pPr>
            <w:r w:rsidRPr="005F2295">
              <w:rPr>
                <w:i w:val="0"/>
                <w:color w:val="auto"/>
                <w:sz w:val="22"/>
                <w:szCs w:val="22"/>
              </w:rPr>
              <w:t>Actor chooses a time zone and the system updates accordingly.</w:t>
            </w:r>
          </w:p>
        </w:tc>
      </w:tr>
      <w:tr w:rsidR="00D03444" w14:paraId="646A7DB0" w14:textId="77777777" w:rsidTr="00D03444">
        <w:tc>
          <w:tcPr>
            <w:tcW w:w="4675" w:type="dxa"/>
          </w:tcPr>
          <w:p w14:paraId="536F21AC" w14:textId="610BC797" w:rsidR="00D03444" w:rsidRPr="005F2295" w:rsidRDefault="00D03444" w:rsidP="00CE1D3B">
            <w:pPr>
              <w:pStyle w:val="InstructionalText"/>
              <w:rPr>
                <w:i w:val="0"/>
                <w:color w:val="auto"/>
                <w:sz w:val="22"/>
                <w:szCs w:val="22"/>
              </w:rPr>
            </w:pPr>
            <w:r w:rsidRPr="005F2295">
              <w:rPr>
                <w:i w:val="0"/>
                <w:color w:val="auto"/>
                <w:sz w:val="22"/>
                <w:szCs w:val="22"/>
              </w:rPr>
              <w:t>Replay recorded messages</w:t>
            </w:r>
          </w:p>
        </w:tc>
        <w:tc>
          <w:tcPr>
            <w:tcW w:w="4675" w:type="dxa"/>
          </w:tcPr>
          <w:p w14:paraId="696BB779" w14:textId="16FD8245" w:rsidR="00D03444" w:rsidRPr="005F2295" w:rsidRDefault="005F2295" w:rsidP="00CE1D3B">
            <w:pPr>
              <w:pStyle w:val="InstructionalText"/>
              <w:rPr>
                <w:i w:val="0"/>
                <w:color w:val="auto"/>
                <w:sz w:val="22"/>
                <w:szCs w:val="22"/>
              </w:rPr>
            </w:pPr>
            <w:r w:rsidRPr="005F2295">
              <w:rPr>
                <w:i w:val="0"/>
                <w:color w:val="auto"/>
                <w:sz w:val="22"/>
                <w:szCs w:val="22"/>
              </w:rPr>
              <w:t>Actor enters and date and time period and the system displays and replays recorded location data.</w:t>
            </w:r>
          </w:p>
        </w:tc>
      </w:tr>
    </w:tbl>
    <w:p w14:paraId="68D80E78" w14:textId="415C8C74" w:rsidR="006E4A3A" w:rsidRDefault="00CB1B6C" w:rsidP="006E4A3A">
      <w:pPr>
        <w:pStyle w:val="Caption"/>
      </w:pPr>
      <w:bookmarkStart w:id="559" w:name="_Toc496039775"/>
      <w:r>
        <w:t xml:space="preserve">Table </w:t>
      </w:r>
      <w:r>
        <w:fldChar w:fldCharType="begin"/>
      </w:r>
      <w:r>
        <w:instrText xml:space="preserve"> SEQ Table \* ARABIC </w:instrText>
      </w:r>
      <w:r>
        <w:fldChar w:fldCharType="separate"/>
      </w:r>
      <w:r>
        <w:rPr>
          <w:noProof/>
        </w:rPr>
        <w:t>5</w:t>
      </w:r>
      <w:r>
        <w:fldChar w:fldCharType="end"/>
      </w:r>
      <w:r>
        <w:t>: Situational awareness display use case descriptions</w:t>
      </w:r>
      <w:bookmarkEnd w:id="559"/>
    </w:p>
    <w:tbl>
      <w:tblPr>
        <w:tblStyle w:val="TableGrid"/>
        <w:tblW w:w="0" w:type="auto"/>
        <w:tblLook w:val="04A0" w:firstRow="1" w:lastRow="0" w:firstColumn="1" w:lastColumn="0" w:noHBand="0" w:noVBand="1"/>
      </w:tblPr>
      <w:tblGrid>
        <w:gridCol w:w="4675"/>
        <w:gridCol w:w="4675"/>
      </w:tblGrid>
      <w:tr w:rsidR="005F2295" w14:paraId="456E3A52" w14:textId="77777777" w:rsidTr="00D03444">
        <w:tc>
          <w:tcPr>
            <w:tcW w:w="4675" w:type="dxa"/>
          </w:tcPr>
          <w:p w14:paraId="59629E19" w14:textId="6C504D70" w:rsidR="005F2295" w:rsidRPr="005F2295" w:rsidRDefault="005F2295" w:rsidP="00CE1D3B">
            <w:pPr>
              <w:pStyle w:val="InstructionalText"/>
              <w:rPr>
                <w:i w:val="0"/>
                <w:color w:val="auto"/>
                <w:sz w:val="22"/>
                <w:szCs w:val="22"/>
              </w:rPr>
            </w:pPr>
            <w:r w:rsidRPr="005F2295">
              <w:rPr>
                <w:i w:val="0"/>
                <w:color w:val="auto"/>
                <w:sz w:val="22"/>
                <w:szCs w:val="22"/>
              </w:rPr>
              <w:t>Install</w:t>
            </w:r>
          </w:p>
        </w:tc>
        <w:tc>
          <w:tcPr>
            <w:tcW w:w="4675" w:type="dxa"/>
          </w:tcPr>
          <w:p w14:paraId="3757FC13" w14:textId="41E51551" w:rsidR="005F2295" w:rsidRPr="005F2295" w:rsidRDefault="005F2295" w:rsidP="00CE1D3B">
            <w:pPr>
              <w:pStyle w:val="InstructionalText"/>
              <w:rPr>
                <w:i w:val="0"/>
                <w:color w:val="auto"/>
                <w:sz w:val="22"/>
                <w:szCs w:val="22"/>
              </w:rPr>
            </w:pPr>
            <w:r w:rsidRPr="005F2295">
              <w:rPr>
                <w:i w:val="0"/>
                <w:color w:val="auto"/>
                <w:sz w:val="22"/>
                <w:szCs w:val="22"/>
              </w:rPr>
              <w:t>Actor installs server on a host machine. The system is installed and running.</w:t>
            </w:r>
          </w:p>
        </w:tc>
      </w:tr>
      <w:tr w:rsidR="005F2295" w14:paraId="653130F3" w14:textId="77777777" w:rsidTr="00D03444">
        <w:tc>
          <w:tcPr>
            <w:tcW w:w="4675" w:type="dxa"/>
          </w:tcPr>
          <w:p w14:paraId="33867988" w14:textId="46FCB736" w:rsidR="005F2295" w:rsidRPr="005F2295" w:rsidRDefault="005F2295" w:rsidP="00CE1D3B">
            <w:pPr>
              <w:pStyle w:val="InstructionalText"/>
              <w:rPr>
                <w:i w:val="0"/>
                <w:color w:val="auto"/>
                <w:sz w:val="22"/>
                <w:szCs w:val="22"/>
              </w:rPr>
            </w:pPr>
            <w:r w:rsidRPr="005F2295">
              <w:rPr>
                <w:i w:val="0"/>
                <w:color w:val="auto"/>
                <w:sz w:val="22"/>
                <w:szCs w:val="22"/>
              </w:rPr>
              <w:t>Conduct REST service request</w:t>
            </w:r>
          </w:p>
        </w:tc>
        <w:tc>
          <w:tcPr>
            <w:tcW w:w="4675" w:type="dxa"/>
          </w:tcPr>
          <w:p w14:paraId="48F11EA3" w14:textId="0D343085" w:rsidR="005F2295" w:rsidRPr="005F2295" w:rsidRDefault="005F2295" w:rsidP="00CE1D3B">
            <w:pPr>
              <w:pStyle w:val="InstructionalText"/>
              <w:rPr>
                <w:i w:val="0"/>
                <w:color w:val="auto"/>
                <w:sz w:val="22"/>
                <w:szCs w:val="22"/>
              </w:rPr>
            </w:pPr>
            <w:r w:rsidRPr="005F2295">
              <w:rPr>
                <w:i w:val="0"/>
                <w:color w:val="auto"/>
                <w:sz w:val="22"/>
                <w:szCs w:val="22"/>
              </w:rPr>
              <w:t>Actor inputs a date and time period to conduct a REST service request. The system returns all logged data from that time.</w:t>
            </w:r>
          </w:p>
        </w:tc>
      </w:tr>
      <w:tr w:rsidR="005F2295" w14:paraId="4A94D099" w14:textId="77777777" w:rsidTr="00D03444">
        <w:tc>
          <w:tcPr>
            <w:tcW w:w="4675" w:type="dxa"/>
          </w:tcPr>
          <w:p w14:paraId="755FD11B" w14:textId="113A50FC" w:rsidR="005F2295" w:rsidRPr="005F2295" w:rsidRDefault="005F2295" w:rsidP="00CE1D3B">
            <w:pPr>
              <w:pStyle w:val="InstructionalText"/>
              <w:rPr>
                <w:i w:val="0"/>
                <w:color w:val="auto"/>
                <w:sz w:val="22"/>
                <w:szCs w:val="22"/>
              </w:rPr>
            </w:pPr>
            <w:r w:rsidRPr="005F2295">
              <w:rPr>
                <w:i w:val="0"/>
                <w:color w:val="auto"/>
                <w:sz w:val="22"/>
                <w:szCs w:val="22"/>
              </w:rPr>
              <w:t>Configure UDP stream IP and port</w:t>
            </w:r>
          </w:p>
        </w:tc>
        <w:tc>
          <w:tcPr>
            <w:tcW w:w="4675" w:type="dxa"/>
          </w:tcPr>
          <w:p w14:paraId="77E5EBD2" w14:textId="547DA567" w:rsidR="005F2295" w:rsidRPr="005F2295" w:rsidRDefault="005F2295" w:rsidP="00CE1D3B">
            <w:pPr>
              <w:pStyle w:val="InstructionalText"/>
              <w:rPr>
                <w:i w:val="0"/>
                <w:color w:val="auto"/>
                <w:sz w:val="22"/>
                <w:szCs w:val="22"/>
              </w:rPr>
            </w:pPr>
            <w:r w:rsidRPr="005F2295">
              <w:rPr>
                <w:i w:val="0"/>
                <w:color w:val="auto"/>
                <w:sz w:val="22"/>
                <w:szCs w:val="22"/>
              </w:rPr>
              <w:t>Actor configures an IP address and port to which streaming data must be sent. The system forwards data to this address.</w:t>
            </w:r>
          </w:p>
        </w:tc>
      </w:tr>
    </w:tbl>
    <w:p w14:paraId="349F6046" w14:textId="2CB031EE" w:rsidR="00CB1B6C" w:rsidRDefault="00CB1B6C" w:rsidP="00CB1B6C">
      <w:pPr>
        <w:pStyle w:val="Caption"/>
      </w:pPr>
      <w:r>
        <w:t xml:space="preserve">Table </w:t>
      </w:r>
      <w:r>
        <w:fldChar w:fldCharType="begin"/>
      </w:r>
      <w:r>
        <w:instrText xml:space="preserve"> SEQ Table \* ARABIC </w:instrText>
      </w:r>
      <w:r>
        <w:fldChar w:fldCharType="separate"/>
      </w:r>
      <w:r>
        <w:rPr>
          <w:noProof/>
        </w:rPr>
        <w:t>6</w:t>
      </w:r>
      <w:r>
        <w:fldChar w:fldCharType="end"/>
      </w:r>
      <w:r>
        <w:t>: Server backend use case descriptions</w:t>
      </w:r>
    </w:p>
    <w:p w14:paraId="7E784502" w14:textId="77777777" w:rsidR="000F2212" w:rsidRPr="000F2212" w:rsidRDefault="000F2212" w:rsidP="004B7614"/>
    <w:p w14:paraId="2194E0FE" w14:textId="77777777" w:rsidR="00CE1D3B" w:rsidRPr="00031EFF" w:rsidRDefault="00CE1D3B" w:rsidP="000E5330">
      <w:pPr>
        <w:pStyle w:val="Heading3"/>
        <w:rPr>
          <w:lang w:eastAsia="ar-SA"/>
        </w:rPr>
      </w:pPr>
      <w:bookmarkStart w:id="560" w:name="_Toc496820094"/>
      <w:r>
        <w:lastRenderedPageBreak/>
        <w:t>Use Case Diagrams</w:t>
      </w:r>
      <w:bookmarkEnd w:id="560"/>
    </w:p>
    <w:p w14:paraId="5B373761" w14:textId="008B8CD6" w:rsidR="00CB1B6C" w:rsidRDefault="001B42D7" w:rsidP="004B7614">
      <w:pPr>
        <w:pStyle w:val="Caption"/>
        <w:jc w:val="center"/>
      </w:pPr>
      <w:r w:rsidRPr="001B42D7">
        <w:rPr>
          <w:noProof/>
          <w:lang w:val="en-AU" w:eastAsia="en-AU"/>
        </w:rPr>
        <w:drawing>
          <wp:inline distT="0" distB="0" distL="0" distR="0" wp14:anchorId="05E13724" wp14:editId="2C0D14E7">
            <wp:extent cx="4800600" cy="4095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00600" cy="4095750"/>
                    </a:xfrm>
                    <a:prstGeom prst="rect">
                      <a:avLst/>
                    </a:prstGeom>
                  </pic:spPr>
                </pic:pic>
              </a:graphicData>
            </a:graphic>
          </wp:inline>
        </w:drawing>
      </w:r>
    </w:p>
    <w:p w14:paraId="2AD84231" w14:textId="3990C1AE" w:rsidR="00CB1B6C" w:rsidRPr="00075D19" w:rsidRDefault="00CB1B6C" w:rsidP="00CB1B6C">
      <w:pPr>
        <w:pStyle w:val="Caption"/>
      </w:pPr>
      <w:r>
        <w:t xml:space="preserve">Figure </w:t>
      </w:r>
      <w:r w:rsidR="008A68EB">
        <w:t>3</w:t>
      </w:r>
      <w:r>
        <w:t>: Trial user operating mobile Android device use case diagram</w:t>
      </w:r>
    </w:p>
    <w:p w14:paraId="71EED117" w14:textId="22B82B28" w:rsidR="001B42D7" w:rsidRPr="00075D19" w:rsidRDefault="001B42D7" w:rsidP="00075D19">
      <w:pPr>
        <w:pStyle w:val="BodyText"/>
        <w:rPr>
          <w:lang w:val="en-SG" w:eastAsia="ar-SA"/>
        </w:rPr>
      </w:pPr>
    </w:p>
    <w:p w14:paraId="4D178E1D" w14:textId="39DFBBA5" w:rsidR="00CB1B6C" w:rsidRDefault="001B42D7" w:rsidP="004B7614">
      <w:pPr>
        <w:pStyle w:val="Caption"/>
        <w:jc w:val="center"/>
      </w:pPr>
      <w:r w:rsidRPr="001B42D7">
        <w:rPr>
          <w:rFonts w:asciiTheme="minorHAnsi" w:eastAsiaTheme="minorHAnsi" w:hAnsiTheme="minorHAnsi" w:cstheme="minorBidi"/>
          <w:szCs w:val="22"/>
          <w:lang w:val="en-SG"/>
        </w:rPr>
        <w:object w:dxaOrig="9646" w:dyaOrig="13141" w14:anchorId="68E16516">
          <v:shape id="_x0000_i1295" type="#_x0000_t75" style="width:451.5pt;height:614.25pt" o:ole="">
            <v:imagedata r:id="rId16" o:title=""/>
          </v:shape>
          <o:OLEObject Type="Embed" ProgID="Visio.Drawing.15" ShapeID="_x0000_i1295" DrawAspect="Content" ObjectID="_1570562534" r:id="rId17"/>
        </w:object>
      </w:r>
    </w:p>
    <w:p w14:paraId="6FEB836D" w14:textId="661326FE" w:rsidR="00CB1B6C" w:rsidRPr="00075D19" w:rsidRDefault="00CB1B6C" w:rsidP="00CB1B6C">
      <w:pPr>
        <w:pStyle w:val="Caption"/>
      </w:pPr>
      <w:r>
        <w:t xml:space="preserve">Figure </w:t>
      </w:r>
      <w:r w:rsidR="008A68EB">
        <w:t>4</w:t>
      </w:r>
      <w:r>
        <w:t>: Trial user operating situational awareness display use case diagram</w:t>
      </w:r>
    </w:p>
    <w:p w14:paraId="71D854B1" w14:textId="77777777" w:rsidR="001B42D7" w:rsidRPr="001B42D7" w:rsidRDefault="001B42D7" w:rsidP="001B42D7">
      <w:pPr>
        <w:spacing w:before="0" w:after="160" w:line="259" w:lineRule="auto"/>
        <w:jc w:val="center"/>
        <w:rPr>
          <w:rFonts w:asciiTheme="minorHAnsi" w:eastAsiaTheme="minorHAnsi" w:hAnsiTheme="minorHAnsi" w:cstheme="minorBidi"/>
          <w:szCs w:val="22"/>
          <w:lang w:val="en-SG"/>
        </w:rPr>
      </w:pPr>
    </w:p>
    <w:p w14:paraId="6AF58AA5" w14:textId="2C778E40" w:rsidR="00CB1B6C" w:rsidRDefault="001B42D7" w:rsidP="004B7614">
      <w:pPr>
        <w:pStyle w:val="Caption"/>
        <w:jc w:val="center"/>
      </w:pPr>
      <w:r w:rsidRPr="001B42D7">
        <w:rPr>
          <w:rFonts w:asciiTheme="minorHAnsi" w:eastAsiaTheme="minorHAnsi" w:hAnsiTheme="minorHAnsi" w:cstheme="minorBidi"/>
          <w:szCs w:val="22"/>
          <w:lang w:val="en-SG"/>
        </w:rPr>
        <w:object w:dxaOrig="9481" w:dyaOrig="6346" w14:anchorId="29EFDC9A">
          <v:shape id="_x0000_i1296" type="#_x0000_t75" style="width:451.5pt;height:302.25pt" o:ole="">
            <v:imagedata r:id="rId18" o:title=""/>
          </v:shape>
          <o:OLEObject Type="Embed" ProgID="Visio.Drawing.15" ShapeID="_x0000_i1296" DrawAspect="Content" ObjectID="_1570562535" r:id="rId19"/>
        </w:object>
      </w:r>
    </w:p>
    <w:p w14:paraId="41D848DE" w14:textId="0FE6ACFA" w:rsidR="00CB1B6C" w:rsidRPr="00075D19" w:rsidRDefault="00CB1B6C" w:rsidP="00CB1B6C">
      <w:pPr>
        <w:pStyle w:val="Caption"/>
      </w:pPr>
      <w:r>
        <w:t xml:space="preserve">Figure </w:t>
      </w:r>
      <w:r w:rsidR="008A68EB">
        <w:t>5</w:t>
      </w:r>
      <w:r>
        <w:t>: Developer operating backend server use case diagram</w:t>
      </w:r>
    </w:p>
    <w:p w14:paraId="47B156DF" w14:textId="77777777" w:rsidR="001B42D7" w:rsidRPr="001B42D7" w:rsidRDefault="001B42D7" w:rsidP="001B42D7">
      <w:pPr>
        <w:spacing w:before="0" w:after="160" w:line="259" w:lineRule="auto"/>
        <w:jc w:val="center"/>
        <w:rPr>
          <w:rFonts w:asciiTheme="minorHAnsi" w:eastAsiaTheme="minorHAnsi" w:hAnsiTheme="minorHAnsi" w:cstheme="minorBidi"/>
          <w:szCs w:val="22"/>
          <w:lang w:val="en-SG"/>
        </w:rPr>
      </w:pPr>
    </w:p>
    <w:p w14:paraId="30ACCBBB" w14:textId="77777777" w:rsidR="001B42D7" w:rsidRPr="001B42D7" w:rsidRDefault="001B42D7" w:rsidP="001B42D7">
      <w:pPr>
        <w:pStyle w:val="BodyText"/>
        <w:rPr>
          <w:lang w:eastAsia="ar-SA"/>
        </w:rPr>
      </w:pPr>
    </w:p>
    <w:p w14:paraId="707C4421" w14:textId="77777777" w:rsidR="00CE1D3B" w:rsidRDefault="00CE1D3B" w:rsidP="00CE1D3B">
      <w:pPr>
        <w:pStyle w:val="InstructionalText"/>
      </w:pPr>
    </w:p>
    <w:p w14:paraId="52B830E4" w14:textId="77777777" w:rsidR="00E27B42" w:rsidRDefault="00E27B42" w:rsidP="00E27B42">
      <w:pPr>
        <w:pStyle w:val="Heading2"/>
      </w:pPr>
      <w:bookmarkStart w:id="561" w:name="_Toc496820095"/>
      <w:r>
        <w:lastRenderedPageBreak/>
        <w:t>System Architecture and Architecture Design</w:t>
      </w:r>
      <w:bookmarkEnd w:id="554"/>
      <w:bookmarkEnd w:id="561"/>
    </w:p>
    <w:p w14:paraId="042FF298" w14:textId="7838D86B" w:rsidR="00C103E6" w:rsidRDefault="00D121C6" w:rsidP="00E27B42">
      <w:pPr>
        <w:pStyle w:val="InstructionalText"/>
        <w:rPr>
          <w:i w:val="0"/>
          <w:color w:val="auto"/>
          <w:sz w:val="22"/>
          <w:szCs w:val="22"/>
        </w:rPr>
      </w:pPr>
      <w:r>
        <w:rPr>
          <w:i w:val="0"/>
          <w:color w:val="auto"/>
          <w:sz w:val="22"/>
          <w:szCs w:val="22"/>
        </w:rPr>
        <w:t>The system is comprised of three applications – Traccar Client, Traccar Server and Traccar Web UI. Traccar Client sends location and identifying information to Traccar Server, which in turn serves information to Traccar Web UI, which provides a web-based interface for users to interact with.</w:t>
      </w:r>
      <w:r w:rsidR="00E53D33">
        <w:rPr>
          <w:i w:val="0"/>
          <w:color w:val="auto"/>
          <w:sz w:val="22"/>
          <w:szCs w:val="22"/>
        </w:rPr>
        <w:t xml:space="preserve"> While a user does have the ability to interact with Traccar Server without a visual interface through the use of its built in RESTful interface, the client specifically requested a visual display. Likewise, Traccar Server can receive location data from any configurable GPS tracking device – it is not restricted to receiving communication from Android devices. However, </w:t>
      </w:r>
      <w:r w:rsidR="001A5D9B">
        <w:rPr>
          <w:i w:val="0"/>
          <w:color w:val="auto"/>
          <w:sz w:val="22"/>
          <w:szCs w:val="22"/>
        </w:rPr>
        <w:t>as noted previously, the client requires an application capable of functioning on Android appliances.</w:t>
      </w:r>
    </w:p>
    <w:p w14:paraId="37D37C81" w14:textId="0EEEA30F" w:rsidR="00432C6B" w:rsidRPr="00432C6B" w:rsidRDefault="00432C6B" w:rsidP="00432C6B">
      <w:pPr>
        <w:pStyle w:val="BodyText"/>
        <w:rPr>
          <w:lang w:eastAsia="ar-SA"/>
        </w:rPr>
      </w:pPr>
      <w:r>
        <w:rPr>
          <w:lang w:eastAsia="ar-SA"/>
        </w:rPr>
        <w:t>This particular decomposition was chosen as a result of a technology and feasibility scan, the details of which can be found in a document by the same name</w:t>
      </w:r>
      <w:r w:rsidR="00211F4D">
        <w:rPr>
          <w:lang w:eastAsia="ar-SA"/>
        </w:rPr>
        <w:t xml:space="preserve"> (Appendix D)</w:t>
      </w:r>
      <w:r>
        <w:rPr>
          <w:lang w:eastAsia="ar-SA"/>
        </w:rPr>
        <w:t xml:space="preserve">. </w:t>
      </w:r>
    </w:p>
    <w:p w14:paraId="121FD2CE" w14:textId="77777777" w:rsidR="0045718E" w:rsidRDefault="0045718E" w:rsidP="000E5330">
      <w:pPr>
        <w:pStyle w:val="Heading3"/>
      </w:pPr>
      <w:bookmarkStart w:id="562" w:name="_Toc403385939"/>
      <w:bookmarkStart w:id="563" w:name="_Toc481075103"/>
      <w:bookmarkStart w:id="564" w:name="_Toc496820096"/>
      <w:r>
        <w:t>Logical View</w:t>
      </w:r>
      <w:bookmarkEnd w:id="562"/>
      <w:bookmarkEnd w:id="563"/>
      <w:bookmarkEnd w:id="564"/>
    </w:p>
    <w:p w14:paraId="56059537" w14:textId="02493FCE" w:rsidR="0016731D" w:rsidRDefault="00216677" w:rsidP="00216677">
      <w:pPr>
        <w:pStyle w:val="Caption"/>
        <w:rPr>
          <w:lang w:eastAsia="ar-SA"/>
        </w:rPr>
      </w:pPr>
      <w:r>
        <w:object w:dxaOrig="10396" w:dyaOrig="6615" w14:anchorId="4D5F641A">
          <v:shape id="_x0000_i1298" type="#_x0000_t75" style="width:468pt;height:297.75pt" o:ole="">
            <v:imagedata r:id="rId20" o:title=""/>
          </v:shape>
          <o:OLEObject Type="Embed" ProgID="Visio.Drawing.15" ShapeID="_x0000_i1298" DrawAspect="Content" ObjectID="_1570562536" r:id="rId21"/>
        </w:object>
      </w:r>
      <w:r w:rsidRPr="00216677">
        <w:t xml:space="preserve"> </w:t>
      </w:r>
      <w:r>
        <w:t>Figure 6: Logical Component Architecture</w:t>
      </w:r>
    </w:p>
    <w:p w14:paraId="61CD3CDE" w14:textId="77777777" w:rsidR="007E6EF4" w:rsidRDefault="007E6EF4" w:rsidP="0016731D">
      <w:pPr>
        <w:pStyle w:val="BodyText"/>
        <w:rPr>
          <w:lang w:eastAsia="ar-SA"/>
        </w:rPr>
      </w:pPr>
      <w:r>
        <w:rPr>
          <w:lang w:eastAsia="ar-SA"/>
        </w:rPr>
        <w:t xml:space="preserve">Figure 6 provides a high-level overview of the components of the system and how they interact with one another. </w:t>
      </w:r>
    </w:p>
    <w:p w14:paraId="0C30F64C" w14:textId="58E97E4E" w:rsidR="007E6EF4" w:rsidRDefault="007E6EF4" w:rsidP="00FC4C14">
      <w:pPr>
        <w:pStyle w:val="BodyText"/>
        <w:numPr>
          <w:ilvl w:val="0"/>
          <w:numId w:val="41"/>
        </w:numPr>
        <w:rPr>
          <w:lang w:eastAsia="ar-SA"/>
        </w:rPr>
        <w:pPrChange w:id="565" w:author="Heinrich, Danielle - heidl003" w:date="2017-10-26T22:32:00Z">
          <w:pPr>
            <w:pStyle w:val="BodyText"/>
            <w:numPr>
              <w:numId w:val="45"/>
            </w:numPr>
            <w:ind w:left="720" w:hanging="360"/>
          </w:pPr>
        </w:pPrChange>
      </w:pPr>
      <w:r>
        <w:rPr>
          <w:lang w:eastAsia="ar-SA"/>
        </w:rPr>
        <w:t xml:space="preserve">Starting from the left, </w:t>
      </w:r>
      <w:r w:rsidR="00216677">
        <w:rPr>
          <w:lang w:eastAsia="ar-SA"/>
        </w:rPr>
        <w:t>a trial</w:t>
      </w:r>
      <w:r>
        <w:rPr>
          <w:lang w:eastAsia="ar-SA"/>
        </w:rPr>
        <w:t xml:space="preserve"> user configures </w:t>
      </w:r>
      <w:r w:rsidR="005E3CA0">
        <w:rPr>
          <w:lang w:eastAsia="ar-SA"/>
        </w:rPr>
        <w:t>Traccar Client</w:t>
      </w:r>
      <w:r w:rsidR="00D745A2">
        <w:rPr>
          <w:lang w:eastAsia="ar-SA"/>
        </w:rPr>
        <w:t>, which has been</w:t>
      </w:r>
      <w:r w:rsidR="005E3CA0">
        <w:rPr>
          <w:lang w:eastAsia="ar-SA"/>
        </w:rPr>
        <w:t xml:space="preserve"> installed on </w:t>
      </w:r>
      <w:r>
        <w:rPr>
          <w:lang w:eastAsia="ar-SA"/>
        </w:rPr>
        <w:t>an Android device</w:t>
      </w:r>
      <w:r w:rsidR="00D745A2">
        <w:rPr>
          <w:lang w:eastAsia="ar-SA"/>
        </w:rPr>
        <w:t>,</w:t>
      </w:r>
      <w:r>
        <w:rPr>
          <w:lang w:eastAsia="ar-SA"/>
        </w:rPr>
        <w:t xml:space="preserve"> with identifying information and an address and port number to send data to. </w:t>
      </w:r>
    </w:p>
    <w:p w14:paraId="0586C650" w14:textId="2C5B7499" w:rsidR="007E6EF4" w:rsidRDefault="007E6EF4" w:rsidP="00FC4C14">
      <w:pPr>
        <w:pStyle w:val="BodyText"/>
        <w:numPr>
          <w:ilvl w:val="0"/>
          <w:numId w:val="41"/>
        </w:numPr>
        <w:rPr>
          <w:lang w:eastAsia="ar-SA"/>
        </w:rPr>
        <w:pPrChange w:id="566" w:author="Heinrich, Danielle - heidl003" w:date="2017-10-26T22:32:00Z">
          <w:pPr>
            <w:pStyle w:val="BodyText"/>
            <w:numPr>
              <w:numId w:val="45"/>
            </w:numPr>
            <w:ind w:left="720" w:hanging="360"/>
          </w:pPr>
        </w:pPrChange>
      </w:pPr>
      <w:r>
        <w:rPr>
          <w:lang w:eastAsia="ar-SA"/>
        </w:rPr>
        <w:t xml:space="preserve">The device receives location data from GPS signals via its onboard location sensors. Location and identifying information is then sent </w:t>
      </w:r>
      <w:r w:rsidR="00D745A2">
        <w:rPr>
          <w:lang w:eastAsia="ar-SA"/>
        </w:rPr>
        <w:t xml:space="preserve">to </w:t>
      </w:r>
      <w:r>
        <w:rPr>
          <w:lang w:eastAsia="ar-SA"/>
        </w:rPr>
        <w:t>the server specified by the address and port.</w:t>
      </w:r>
    </w:p>
    <w:p w14:paraId="6771137D" w14:textId="34CC7856" w:rsidR="007E6EF4" w:rsidRDefault="00BB17DB" w:rsidP="00FC4C14">
      <w:pPr>
        <w:pStyle w:val="BodyText"/>
        <w:numPr>
          <w:ilvl w:val="0"/>
          <w:numId w:val="41"/>
        </w:numPr>
        <w:rPr>
          <w:lang w:eastAsia="ar-SA"/>
        </w:rPr>
        <w:pPrChange w:id="567" w:author="Heinrich, Danielle - heidl003" w:date="2017-10-26T22:32:00Z">
          <w:pPr>
            <w:pStyle w:val="BodyText"/>
            <w:numPr>
              <w:numId w:val="45"/>
            </w:numPr>
            <w:ind w:left="720" w:hanging="360"/>
          </w:pPr>
        </w:pPrChange>
      </w:pPr>
      <w:r>
        <w:rPr>
          <w:lang w:eastAsia="ar-SA"/>
        </w:rPr>
        <w:lastRenderedPageBreak/>
        <w:t>The server</w:t>
      </w:r>
      <w:r w:rsidR="00D745A2">
        <w:rPr>
          <w:lang w:eastAsia="ar-SA"/>
        </w:rPr>
        <w:t>, with Traccar Server installed,</w:t>
      </w:r>
      <w:r>
        <w:rPr>
          <w:lang w:eastAsia="ar-SA"/>
        </w:rPr>
        <w:t xml:space="preserve"> then updates the datastore with the data received from the device.</w:t>
      </w:r>
    </w:p>
    <w:p w14:paraId="44F4E0FF" w14:textId="43D054B2" w:rsidR="00BB17DB" w:rsidRDefault="00BB17DB" w:rsidP="00FC4C14">
      <w:pPr>
        <w:pStyle w:val="BodyText"/>
        <w:numPr>
          <w:ilvl w:val="0"/>
          <w:numId w:val="41"/>
        </w:numPr>
        <w:rPr>
          <w:lang w:eastAsia="ar-SA"/>
        </w:rPr>
        <w:pPrChange w:id="568" w:author="Heinrich, Danielle - heidl003" w:date="2017-10-26T22:32:00Z">
          <w:pPr>
            <w:pStyle w:val="BodyText"/>
            <w:numPr>
              <w:numId w:val="45"/>
            </w:numPr>
            <w:ind w:left="720" w:hanging="360"/>
          </w:pPr>
        </w:pPrChange>
      </w:pPr>
      <w:r>
        <w:rPr>
          <w:lang w:eastAsia="ar-SA"/>
        </w:rPr>
        <w:t>From the right,</w:t>
      </w:r>
      <w:r w:rsidR="00216677">
        <w:rPr>
          <w:lang w:eastAsia="ar-SA"/>
        </w:rPr>
        <w:t xml:space="preserve"> a</w:t>
      </w:r>
      <w:r>
        <w:rPr>
          <w:lang w:eastAsia="ar-SA"/>
        </w:rPr>
        <w:t xml:space="preserve"> </w:t>
      </w:r>
      <w:r w:rsidR="00216677">
        <w:rPr>
          <w:lang w:eastAsia="ar-SA"/>
        </w:rPr>
        <w:t>trial user</w:t>
      </w:r>
      <w:r>
        <w:rPr>
          <w:lang w:eastAsia="ar-SA"/>
        </w:rPr>
        <w:t xml:space="preserve"> interacts with a web browser and views visual </w:t>
      </w:r>
      <w:r w:rsidR="005E3CA0">
        <w:rPr>
          <w:lang w:eastAsia="ar-SA"/>
        </w:rPr>
        <w:t xml:space="preserve">location </w:t>
      </w:r>
      <w:r>
        <w:rPr>
          <w:lang w:eastAsia="ar-SA"/>
        </w:rPr>
        <w:t>data of devices by configuring the identifying information of the device they wish to track.</w:t>
      </w:r>
    </w:p>
    <w:p w14:paraId="4CC5DAD5" w14:textId="65123121" w:rsidR="005E3CA0" w:rsidRDefault="005E3CA0" w:rsidP="00FC4C14">
      <w:pPr>
        <w:pStyle w:val="BodyText"/>
        <w:numPr>
          <w:ilvl w:val="0"/>
          <w:numId w:val="41"/>
        </w:numPr>
        <w:rPr>
          <w:lang w:eastAsia="ar-SA"/>
        </w:rPr>
        <w:pPrChange w:id="569" w:author="Heinrich, Danielle - heidl003" w:date="2017-10-26T22:32:00Z">
          <w:pPr>
            <w:pStyle w:val="BodyText"/>
            <w:numPr>
              <w:numId w:val="45"/>
            </w:numPr>
            <w:ind w:left="720" w:hanging="360"/>
          </w:pPr>
        </w:pPrChange>
      </w:pPr>
      <w:r>
        <w:rPr>
          <w:lang w:eastAsia="ar-SA"/>
        </w:rPr>
        <w:t>The browser sends a request to the Traccar Web UI application</w:t>
      </w:r>
      <w:r w:rsidR="00D745A2">
        <w:rPr>
          <w:lang w:eastAsia="ar-SA"/>
        </w:rPr>
        <w:t>.</w:t>
      </w:r>
    </w:p>
    <w:p w14:paraId="05F3B6F4" w14:textId="166177B3" w:rsidR="00D745A2" w:rsidRDefault="00D745A2" w:rsidP="00FC4C14">
      <w:pPr>
        <w:pStyle w:val="BodyText"/>
        <w:numPr>
          <w:ilvl w:val="0"/>
          <w:numId w:val="41"/>
        </w:numPr>
        <w:rPr>
          <w:lang w:eastAsia="ar-SA"/>
        </w:rPr>
        <w:pPrChange w:id="570" w:author="Heinrich, Danielle - heidl003" w:date="2017-10-26T22:32:00Z">
          <w:pPr>
            <w:pStyle w:val="BodyText"/>
            <w:numPr>
              <w:numId w:val="45"/>
            </w:numPr>
            <w:ind w:left="720" w:hanging="360"/>
          </w:pPr>
        </w:pPrChange>
      </w:pPr>
      <w:r>
        <w:rPr>
          <w:lang w:eastAsia="ar-SA"/>
        </w:rPr>
        <w:t xml:space="preserve">Information needed by the Traccar Web UI is served up through Traccar Server, which queries the datastore for </w:t>
      </w:r>
      <w:r w:rsidR="008A7F55">
        <w:rPr>
          <w:lang w:eastAsia="ar-SA"/>
        </w:rPr>
        <w:t>the required data</w:t>
      </w:r>
      <w:r>
        <w:rPr>
          <w:lang w:eastAsia="ar-SA"/>
        </w:rPr>
        <w:t>.</w:t>
      </w:r>
    </w:p>
    <w:p w14:paraId="5FFA74C4" w14:textId="77777777" w:rsidR="004B7614" w:rsidRDefault="004B7614" w:rsidP="006E4DBE">
      <w:pPr>
        <w:pStyle w:val="BodyText"/>
        <w:rPr>
          <w:lang w:eastAsia="ar-SA"/>
        </w:rPr>
        <w:sectPr w:rsidR="004B7614" w:rsidSect="00CB1B6C">
          <w:pgSz w:w="12240" w:h="15840" w:code="1"/>
          <w:pgMar w:top="1440" w:right="1440" w:bottom="1440" w:left="1440" w:header="504" w:footer="504" w:gutter="0"/>
          <w:cols w:space="720"/>
          <w:docGrid w:linePitch="360"/>
        </w:sectPr>
      </w:pPr>
    </w:p>
    <w:p w14:paraId="65439508" w14:textId="3BA793F5" w:rsidR="00A01474" w:rsidRDefault="00991A96" w:rsidP="0016731D">
      <w:pPr>
        <w:pStyle w:val="BodyText"/>
        <w:jc w:val="center"/>
        <w:rPr>
          <w:lang w:eastAsia="ar-SA"/>
        </w:rPr>
      </w:pPr>
      <w:r>
        <w:rPr>
          <w:noProof/>
          <w:lang w:eastAsia="ar-SA"/>
        </w:rPr>
        <w:lastRenderedPageBreak/>
        <w:drawing>
          <wp:inline distT="0" distB="0" distL="0" distR="0" wp14:anchorId="60551CA0" wp14:editId="6C70BA4A">
            <wp:extent cx="8220075" cy="49815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220075" cy="4981575"/>
                    </a:xfrm>
                    <a:prstGeom prst="rect">
                      <a:avLst/>
                    </a:prstGeom>
                    <a:noFill/>
                    <a:ln>
                      <a:noFill/>
                    </a:ln>
                  </pic:spPr>
                </pic:pic>
              </a:graphicData>
            </a:graphic>
          </wp:inline>
        </w:drawing>
      </w:r>
    </w:p>
    <w:p w14:paraId="00D97E9B" w14:textId="77777777" w:rsidR="004B7614" w:rsidRDefault="004B7614" w:rsidP="004B7614">
      <w:pPr>
        <w:pStyle w:val="Caption"/>
      </w:pPr>
      <w:r>
        <w:t>Figure 7: Sequence Diagram – registering a device and visualising it on a web-based browser</w:t>
      </w:r>
    </w:p>
    <w:p w14:paraId="2AE9148C" w14:textId="77777777" w:rsidR="004B7614" w:rsidRDefault="004B7614" w:rsidP="000743AE">
      <w:pPr>
        <w:rPr>
          <w:rFonts w:cs="Arial"/>
        </w:rPr>
        <w:sectPr w:rsidR="004B7614" w:rsidSect="004B7614">
          <w:pgSz w:w="15840" w:h="12240" w:orient="landscape" w:code="1"/>
          <w:pgMar w:top="1440" w:right="1440" w:bottom="1440" w:left="1440" w:header="504" w:footer="504" w:gutter="0"/>
          <w:cols w:space="720"/>
          <w:docGrid w:linePitch="360"/>
        </w:sectPr>
      </w:pPr>
    </w:p>
    <w:p w14:paraId="3172288F" w14:textId="41BA80B9" w:rsidR="00654191" w:rsidRPr="00654191" w:rsidRDefault="00A01474" w:rsidP="000743AE">
      <w:pPr>
        <w:rPr>
          <w:rFonts w:cs="Arial"/>
        </w:rPr>
      </w:pPr>
      <w:r w:rsidRPr="00654191">
        <w:rPr>
          <w:rFonts w:cs="Arial"/>
        </w:rPr>
        <w:lastRenderedPageBreak/>
        <w:t xml:space="preserve">Figure </w:t>
      </w:r>
      <w:r w:rsidR="006E4DBE">
        <w:rPr>
          <w:rFonts w:cs="Arial"/>
        </w:rPr>
        <w:t>7</w:t>
      </w:r>
      <w:r w:rsidRPr="00654191">
        <w:rPr>
          <w:rFonts w:cs="Arial"/>
        </w:rPr>
        <w:t xml:space="preserve"> represents the sequence of messages sent between actors and the system in order to register a device and visualise it on a web browser.</w:t>
      </w:r>
    </w:p>
    <w:p w14:paraId="0EC7DC18" w14:textId="1E11F1B3" w:rsidR="000743AE" w:rsidRPr="00654191" w:rsidRDefault="000743AE" w:rsidP="000743AE">
      <w:pPr>
        <w:rPr>
          <w:rFonts w:cs="Arial"/>
        </w:rPr>
      </w:pPr>
      <w:r w:rsidRPr="00654191">
        <w:rPr>
          <w:rFonts w:cs="Arial"/>
        </w:rPr>
        <w:t>Sending location data from a device:</w:t>
      </w:r>
    </w:p>
    <w:p w14:paraId="24534276" w14:textId="17B7F98F" w:rsidR="000743AE" w:rsidRPr="000743AE" w:rsidRDefault="00193DA7" w:rsidP="00FC4C14">
      <w:pPr>
        <w:pStyle w:val="ListParagraph"/>
        <w:numPr>
          <w:ilvl w:val="0"/>
          <w:numId w:val="39"/>
        </w:numPr>
        <w:rPr>
          <w:rFonts w:ascii="Arial" w:hAnsi="Arial" w:cs="Arial"/>
        </w:rPr>
        <w:pPrChange w:id="571" w:author="Heinrich, Danielle - heidl003" w:date="2017-10-26T22:32:00Z">
          <w:pPr>
            <w:pStyle w:val="ListParagraph"/>
            <w:numPr>
              <w:numId w:val="42"/>
            </w:numPr>
            <w:ind w:hanging="360"/>
          </w:pPr>
        </w:pPrChange>
      </w:pPr>
      <w:r>
        <w:rPr>
          <w:rFonts w:ascii="Arial" w:hAnsi="Arial" w:cs="Arial"/>
        </w:rPr>
        <w:t>A trial</w:t>
      </w:r>
      <w:r w:rsidRPr="000743AE">
        <w:rPr>
          <w:rFonts w:ascii="Arial" w:hAnsi="Arial" w:cs="Arial"/>
        </w:rPr>
        <w:t xml:space="preserve"> </w:t>
      </w:r>
      <w:r w:rsidR="00654191">
        <w:rPr>
          <w:rFonts w:ascii="Arial" w:hAnsi="Arial" w:cs="Arial"/>
        </w:rPr>
        <w:t>a</w:t>
      </w:r>
      <w:r w:rsidR="000743AE" w:rsidRPr="000743AE">
        <w:rPr>
          <w:rFonts w:ascii="Arial" w:hAnsi="Arial" w:cs="Arial"/>
        </w:rPr>
        <w:t>ctor configures the Traccar Client software installed on a device</w:t>
      </w:r>
      <w:r w:rsidR="00654191">
        <w:rPr>
          <w:rFonts w:ascii="Arial" w:hAnsi="Arial" w:cs="Arial"/>
        </w:rPr>
        <w:t>.</w:t>
      </w:r>
    </w:p>
    <w:p w14:paraId="2929761F" w14:textId="7014D870" w:rsidR="000743AE" w:rsidRPr="000743AE" w:rsidRDefault="000743AE" w:rsidP="00FC4C14">
      <w:pPr>
        <w:pStyle w:val="ListParagraph"/>
        <w:numPr>
          <w:ilvl w:val="1"/>
          <w:numId w:val="39"/>
        </w:numPr>
        <w:rPr>
          <w:rFonts w:ascii="Arial" w:hAnsi="Arial" w:cs="Arial"/>
        </w:rPr>
        <w:pPrChange w:id="572" w:author="Heinrich, Danielle - heidl003" w:date="2017-10-26T22:32:00Z">
          <w:pPr>
            <w:pStyle w:val="ListParagraph"/>
            <w:numPr>
              <w:ilvl w:val="1"/>
              <w:numId w:val="42"/>
            </w:numPr>
            <w:ind w:left="1440" w:hanging="360"/>
          </w:pPr>
        </w:pPrChange>
      </w:pPr>
      <w:r w:rsidRPr="000743AE">
        <w:rPr>
          <w:rFonts w:ascii="Arial" w:hAnsi="Arial" w:cs="Arial"/>
        </w:rPr>
        <w:t>At a minimum, the address and port of the server to forward data to must be configured</w:t>
      </w:r>
      <w:r w:rsidR="00654191">
        <w:rPr>
          <w:rFonts w:ascii="Arial" w:hAnsi="Arial" w:cs="Arial"/>
        </w:rPr>
        <w:t>.</w:t>
      </w:r>
    </w:p>
    <w:p w14:paraId="36A54127" w14:textId="302A4405" w:rsidR="000743AE" w:rsidRPr="000743AE" w:rsidRDefault="00654191" w:rsidP="00FC4C14">
      <w:pPr>
        <w:pStyle w:val="ListParagraph"/>
        <w:numPr>
          <w:ilvl w:val="1"/>
          <w:numId w:val="39"/>
        </w:numPr>
        <w:rPr>
          <w:rFonts w:ascii="Arial" w:hAnsi="Arial" w:cs="Arial"/>
        </w:rPr>
        <w:pPrChange w:id="573" w:author="Heinrich, Danielle - heidl003" w:date="2017-10-26T22:32:00Z">
          <w:pPr>
            <w:pStyle w:val="ListParagraph"/>
            <w:numPr>
              <w:ilvl w:val="1"/>
              <w:numId w:val="42"/>
            </w:numPr>
            <w:ind w:left="1440" w:hanging="360"/>
          </w:pPr>
        </w:pPrChange>
      </w:pPr>
      <w:r>
        <w:rPr>
          <w:rFonts w:ascii="Arial" w:hAnsi="Arial" w:cs="Arial"/>
        </w:rPr>
        <w:t>The r</w:t>
      </w:r>
      <w:r w:rsidR="000743AE" w:rsidRPr="000743AE">
        <w:rPr>
          <w:rFonts w:ascii="Arial" w:hAnsi="Arial" w:cs="Arial"/>
        </w:rPr>
        <w:t>eporting interval can be configured as necessary</w:t>
      </w:r>
      <w:r>
        <w:rPr>
          <w:rFonts w:ascii="Arial" w:hAnsi="Arial" w:cs="Arial"/>
        </w:rPr>
        <w:t>.</w:t>
      </w:r>
    </w:p>
    <w:p w14:paraId="7CC1505A" w14:textId="78FD1364" w:rsidR="000743AE" w:rsidRPr="000743AE" w:rsidRDefault="00654191" w:rsidP="00FC4C14">
      <w:pPr>
        <w:pStyle w:val="ListParagraph"/>
        <w:numPr>
          <w:ilvl w:val="1"/>
          <w:numId w:val="39"/>
        </w:numPr>
        <w:rPr>
          <w:rFonts w:ascii="Arial" w:hAnsi="Arial" w:cs="Arial"/>
        </w:rPr>
        <w:pPrChange w:id="574" w:author="Heinrich, Danielle - heidl003" w:date="2017-10-26T22:32:00Z">
          <w:pPr>
            <w:pStyle w:val="ListParagraph"/>
            <w:numPr>
              <w:ilvl w:val="1"/>
              <w:numId w:val="42"/>
            </w:numPr>
            <w:ind w:left="1440" w:hanging="360"/>
          </w:pPr>
        </w:pPrChange>
      </w:pPr>
      <w:r>
        <w:rPr>
          <w:rFonts w:ascii="Arial" w:hAnsi="Arial" w:cs="Arial"/>
        </w:rPr>
        <w:t>The d</w:t>
      </w:r>
      <w:r w:rsidR="000743AE" w:rsidRPr="000743AE">
        <w:rPr>
          <w:rFonts w:ascii="Arial" w:hAnsi="Arial" w:cs="Arial"/>
        </w:rPr>
        <w:t>evice identifier is generated automatically but can be manually set</w:t>
      </w:r>
      <w:r>
        <w:rPr>
          <w:rFonts w:ascii="Arial" w:hAnsi="Arial" w:cs="Arial"/>
        </w:rPr>
        <w:t>.</w:t>
      </w:r>
    </w:p>
    <w:p w14:paraId="1F348F13" w14:textId="330B91C3" w:rsidR="000743AE" w:rsidRPr="000743AE" w:rsidRDefault="000743AE" w:rsidP="00FC4C14">
      <w:pPr>
        <w:pStyle w:val="ListParagraph"/>
        <w:numPr>
          <w:ilvl w:val="0"/>
          <w:numId w:val="39"/>
        </w:numPr>
        <w:rPr>
          <w:rFonts w:ascii="Arial" w:hAnsi="Arial" w:cs="Arial"/>
        </w:rPr>
        <w:pPrChange w:id="575" w:author="Heinrich, Danielle - heidl003" w:date="2017-10-26T22:32:00Z">
          <w:pPr>
            <w:pStyle w:val="ListParagraph"/>
            <w:numPr>
              <w:numId w:val="42"/>
            </w:numPr>
            <w:ind w:hanging="360"/>
          </w:pPr>
        </w:pPrChange>
      </w:pPr>
      <w:r w:rsidRPr="000743AE">
        <w:rPr>
          <w:rFonts w:ascii="Arial" w:hAnsi="Arial" w:cs="Arial"/>
        </w:rPr>
        <w:t xml:space="preserve">The </w:t>
      </w:r>
      <w:r w:rsidR="00193DA7">
        <w:rPr>
          <w:rFonts w:ascii="Arial" w:hAnsi="Arial" w:cs="Arial"/>
        </w:rPr>
        <w:t>trial actor</w:t>
      </w:r>
      <w:r w:rsidRPr="000743AE">
        <w:rPr>
          <w:rFonts w:ascii="Arial" w:hAnsi="Arial" w:cs="Arial"/>
        </w:rPr>
        <w:t xml:space="preserve"> toggles the Traccar Client service on</w:t>
      </w:r>
      <w:r w:rsidR="00654191">
        <w:rPr>
          <w:rFonts w:ascii="Arial" w:hAnsi="Arial" w:cs="Arial"/>
        </w:rPr>
        <w:t>.</w:t>
      </w:r>
    </w:p>
    <w:p w14:paraId="3E61817A" w14:textId="3BD73EA0" w:rsidR="000743AE" w:rsidRPr="000743AE" w:rsidRDefault="000743AE" w:rsidP="00FC4C14">
      <w:pPr>
        <w:pStyle w:val="ListParagraph"/>
        <w:numPr>
          <w:ilvl w:val="0"/>
          <w:numId w:val="39"/>
        </w:numPr>
        <w:rPr>
          <w:rFonts w:ascii="Arial" w:hAnsi="Arial" w:cs="Arial"/>
        </w:rPr>
        <w:pPrChange w:id="576" w:author="Heinrich, Danielle - heidl003" w:date="2017-10-26T22:32:00Z">
          <w:pPr>
            <w:pStyle w:val="ListParagraph"/>
            <w:numPr>
              <w:numId w:val="42"/>
            </w:numPr>
            <w:ind w:hanging="360"/>
          </w:pPr>
        </w:pPrChange>
      </w:pPr>
      <w:r w:rsidRPr="000743AE">
        <w:rPr>
          <w:rFonts w:ascii="Arial" w:hAnsi="Arial" w:cs="Arial"/>
        </w:rPr>
        <w:t>Provided the Android Location Services are functional and GPS sensors are running, Traccar Client creates ‘Service Created’ and ‘Location Update’ statuses</w:t>
      </w:r>
      <w:r w:rsidR="00654191">
        <w:rPr>
          <w:rFonts w:ascii="Arial" w:hAnsi="Arial" w:cs="Arial"/>
        </w:rPr>
        <w:t>.</w:t>
      </w:r>
    </w:p>
    <w:p w14:paraId="3DB0FA4A" w14:textId="4B2E2856" w:rsidR="000743AE" w:rsidRPr="000743AE" w:rsidRDefault="000743AE" w:rsidP="00FC4C14">
      <w:pPr>
        <w:pStyle w:val="ListParagraph"/>
        <w:numPr>
          <w:ilvl w:val="0"/>
          <w:numId w:val="39"/>
        </w:numPr>
        <w:rPr>
          <w:rFonts w:ascii="Arial" w:hAnsi="Arial" w:cs="Arial"/>
        </w:rPr>
        <w:pPrChange w:id="577" w:author="Heinrich, Danielle - heidl003" w:date="2017-10-26T22:32:00Z">
          <w:pPr>
            <w:pStyle w:val="ListParagraph"/>
            <w:numPr>
              <w:numId w:val="42"/>
            </w:numPr>
            <w:ind w:hanging="360"/>
          </w:pPr>
        </w:pPrChange>
      </w:pPr>
      <w:r w:rsidRPr="000743AE">
        <w:rPr>
          <w:rFonts w:ascii="Arial" w:hAnsi="Arial" w:cs="Arial"/>
        </w:rPr>
        <w:t>Provided the correct server configuration has been applied, Traccar Client configuration settings are sent from the device to the server specified to create a service</w:t>
      </w:r>
      <w:r w:rsidR="00654191">
        <w:rPr>
          <w:rFonts w:ascii="Arial" w:hAnsi="Arial" w:cs="Arial"/>
        </w:rPr>
        <w:t>.</w:t>
      </w:r>
    </w:p>
    <w:p w14:paraId="497EC1F9" w14:textId="69C1284F" w:rsidR="000743AE" w:rsidRPr="000743AE" w:rsidRDefault="000743AE" w:rsidP="00FC4C14">
      <w:pPr>
        <w:pStyle w:val="ListParagraph"/>
        <w:numPr>
          <w:ilvl w:val="0"/>
          <w:numId w:val="39"/>
        </w:numPr>
        <w:rPr>
          <w:rFonts w:ascii="Arial" w:hAnsi="Arial" w:cs="Arial"/>
        </w:rPr>
        <w:pPrChange w:id="578" w:author="Heinrich, Danielle - heidl003" w:date="2017-10-26T22:32:00Z">
          <w:pPr>
            <w:pStyle w:val="ListParagraph"/>
            <w:numPr>
              <w:numId w:val="42"/>
            </w:numPr>
            <w:ind w:hanging="360"/>
          </w:pPr>
        </w:pPrChange>
      </w:pPr>
      <w:r w:rsidRPr="000743AE">
        <w:rPr>
          <w:rFonts w:ascii="Arial" w:hAnsi="Arial" w:cs="Arial"/>
        </w:rPr>
        <w:t>If the Traccar Client device identifier is new and unique, the device is registered and stored in the database</w:t>
      </w:r>
      <w:r w:rsidR="00654191">
        <w:rPr>
          <w:rFonts w:ascii="Arial" w:hAnsi="Arial" w:cs="Arial"/>
        </w:rPr>
        <w:t>.</w:t>
      </w:r>
    </w:p>
    <w:p w14:paraId="1EE4462D" w14:textId="754DA582" w:rsidR="000743AE" w:rsidRPr="000743AE" w:rsidRDefault="000743AE" w:rsidP="00FC4C14">
      <w:pPr>
        <w:pStyle w:val="ListParagraph"/>
        <w:numPr>
          <w:ilvl w:val="0"/>
          <w:numId w:val="39"/>
        </w:numPr>
        <w:rPr>
          <w:rFonts w:ascii="Arial" w:hAnsi="Arial" w:cs="Arial"/>
        </w:rPr>
        <w:pPrChange w:id="579" w:author="Heinrich, Danielle - heidl003" w:date="2017-10-26T22:32:00Z">
          <w:pPr>
            <w:pStyle w:val="ListParagraph"/>
            <w:numPr>
              <w:numId w:val="42"/>
            </w:numPr>
            <w:ind w:hanging="360"/>
          </w:pPr>
        </w:pPrChange>
      </w:pPr>
      <w:r w:rsidRPr="000743AE">
        <w:rPr>
          <w:rFonts w:ascii="Arial" w:hAnsi="Arial" w:cs="Arial"/>
        </w:rPr>
        <w:t>At each reporting interval, provided the Android Location Services are functional and GPS sensors are running, Traccar Client creates ‘Location Update’ statuses</w:t>
      </w:r>
      <w:r w:rsidR="001C5ACB">
        <w:rPr>
          <w:rFonts w:ascii="Arial" w:hAnsi="Arial" w:cs="Arial"/>
        </w:rPr>
        <w:t>.</w:t>
      </w:r>
    </w:p>
    <w:p w14:paraId="3664E239" w14:textId="26189385" w:rsidR="000743AE" w:rsidRPr="000743AE" w:rsidRDefault="000743AE" w:rsidP="00FC4C14">
      <w:pPr>
        <w:pStyle w:val="ListParagraph"/>
        <w:numPr>
          <w:ilvl w:val="1"/>
          <w:numId w:val="39"/>
        </w:numPr>
        <w:rPr>
          <w:rFonts w:ascii="Arial" w:hAnsi="Arial" w:cs="Arial"/>
        </w:rPr>
        <w:pPrChange w:id="580" w:author="Heinrich, Danielle - heidl003" w:date="2017-10-26T22:32:00Z">
          <w:pPr>
            <w:pStyle w:val="ListParagraph"/>
            <w:numPr>
              <w:ilvl w:val="1"/>
              <w:numId w:val="42"/>
            </w:numPr>
            <w:ind w:left="1440" w:hanging="360"/>
          </w:pPr>
        </w:pPrChange>
      </w:pPr>
      <w:r w:rsidRPr="000743AE">
        <w:rPr>
          <w:rFonts w:ascii="Arial" w:hAnsi="Arial" w:cs="Arial"/>
        </w:rPr>
        <w:t>Provided the correct server configuration has been applied, device location data is sent to the server</w:t>
      </w:r>
      <w:r w:rsidR="001C5ACB">
        <w:rPr>
          <w:rFonts w:ascii="Arial" w:hAnsi="Arial" w:cs="Arial"/>
        </w:rPr>
        <w:t>.</w:t>
      </w:r>
    </w:p>
    <w:p w14:paraId="57476F2F" w14:textId="518B5EB6" w:rsidR="000743AE" w:rsidRPr="000743AE" w:rsidRDefault="000743AE" w:rsidP="00FC4C14">
      <w:pPr>
        <w:pStyle w:val="ListParagraph"/>
        <w:numPr>
          <w:ilvl w:val="1"/>
          <w:numId w:val="39"/>
        </w:numPr>
        <w:rPr>
          <w:rFonts w:ascii="Arial" w:hAnsi="Arial" w:cs="Arial"/>
        </w:rPr>
        <w:pPrChange w:id="581" w:author="Heinrich, Danielle - heidl003" w:date="2017-10-26T22:32:00Z">
          <w:pPr>
            <w:pStyle w:val="ListParagraph"/>
            <w:numPr>
              <w:ilvl w:val="1"/>
              <w:numId w:val="42"/>
            </w:numPr>
            <w:ind w:left="1440" w:hanging="360"/>
          </w:pPr>
        </w:pPrChange>
      </w:pPr>
      <w:r w:rsidRPr="000743AE">
        <w:rPr>
          <w:rFonts w:ascii="Arial" w:hAnsi="Arial" w:cs="Arial"/>
        </w:rPr>
        <w:t>Device location data is stored in the database</w:t>
      </w:r>
      <w:r w:rsidR="001C5ACB">
        <w:rPr>
          <w:rFonts w:ascii="Arial" w:hAnsi="Arial" w:cs="Arial"/>
        </w:rPr>
        <w:t>.</w:t>
      </w:r>
    </w:p>
    <w:p w14:paraId="7D757935" w14:textId="77777777" w:rsidR="000743AE" w:rsidRPr="00654191" w:rsidRDefault="000743AE" w:rsidP="000743AE">
      <w:pPr>
        <w:rPr>
          <w:rFonts w:cs="Arial"/>
        </w:rPr>
      </w:pPr>
      <w:r w:rsidRPr="00654191">
        <w:rPr>
          <w:rFonts w:cs="Arial"/>
        </w:rPr>
        <w:t>Visualising devices on a web based situational awareness display:</w:t>
      </w:r>
    </w:p>
    <w:p w14:paraId="1EB7DAC5" w14:textId="69BC4E1C" w:rsidR="000743AE" w:rsidRPr="000743AE" w:rsidRDefault="000743AE" w:rsidP="00FC4C14">
      <w:pPr>
        <w:pStyle w:val="ListParagraph"/>
        <w:numPr>
          <w:ilvl w:val="0"/>
          <w:numId w:val="40"/>
        </w:numPr>
        <w:rPr>
          <w:rFonts w:ascii="Arial" w:hAnsi="Arial" w:cs="Arial"/>
        </w:rPr>
        <w:pPrChange w:id="582" w:author="Heinrich, Danielle - heidl003" w:date="2017-10-26T22:32:00Z">
          <w:pPr>
            <w:pStyle w:val="ListParagraph"/>
            <w:numPr>
              <w:numId w:val="43"/>
            </w:numPr>
            <w:ind w:hanging="360"/>
          </w:pPr>
        </w:pPrChange>
      </w:pPr>
      <w:r w:rsidRPr="000743AE">
        <w:rPr>
          <w:rFonts w:ascii="Arial" w:hAnsi="Arial" w:cs="Arial"/>
        </w:rPr>
        <w:t xml:space="preserve">For each device, </w:t>
      </w:r>
      <w:r w:rsidR="00193DA7">
        <w:rPr>
          <w:rFonts w:ascii="Arial" w:hAnsi="Arial" w:cs="Arial"/>
        </w:rPr>
        <w:t>a trial actor</w:t>
      </w:r>
      <w:r w:rsidRPr="000743AE">
        <w:rPr>
          <w:rFonts w:ascii="Arial" w:hAnsi="Arial" w:cs="Arial"/>
        </w:rPr>
        <w:t xml:space="preserve"> configures the details of the device to display</w:t>
      </w:r>
      <w:r w:rsidR="001C5ACB">
        <w:rPr>
          <w:rFonts w:ascii="Arial" w:hAnsi="Arial" w:cs="Arial"/>
        </w:rPr>
        <w:t>.</w:t>
      </w:r>
    </w:p>
    <w:p w14:paraId="0E507C6E" w14:textId="6FCB536E" w:rsidR="000743AE" w:rsidRPr="000743AE" w:rsidRDefault="000743AE" w:rsidP="00FC4C14">
      <w:pPr>
        <w:pStyle w:val="ListParagraph"/>
        <w:numPr>
          <w:ilvl w:val="1"/>
          <w:numId w:val="40"/>
        </w:numPr>
        <w:rPr>
          <w:rFonts w:ascii="Arial" w:hAnsi="Arial" w:cs="Arial"/>
        </w:rPr>
        <w:pPrChange w:id="583" w:author="Heinrich, Danielle - heidl003" w:date="2017-10-26T22:32:00Z">
          <w:pPr>
            <w:pStyle w:val="ListParagraph"/>
            <w:numPr>
              <w:ilvl w:val="1"/>
              <w:numId w:val="43"/>
            </w:numPr>
            <w:ind w:left="1440" w:hanging="360"/>
          </w:pPr>
        </w:pPrChange>
      </w:pPr>
      <w:r w:rsidRPr="000743AE">
        <w:rPr>
          <w:rFonts w:ascii="Arial" w:hAnsi="Arial" w:cs="Arial"/>
        </w:rPr>
        <w:t>At a minimum, the device identifier and name must be configured</w:t>
      </w:r>
      <w:r w:rsidR="001C5ACB">
        <w:rPr>
          <w:rFonts w:ascii="Arial" w:hAnsi="Arial" w:cs="Arial"/>
        </w:rPr>
        <w:t>.</w:t>
      </w:r>
    </w:p>
    <w:p w14:paraId="40C238AA" w14:textId="6C1E121A" w:rsidR="000743AE" w:rsidRPr="000743AE" w:rsidRDefault="000743AE" w:rsidP="00FC4C14">
      <w:pPr>
        <w:pStyle w:val="ListParagraph"/>
        <w:numPr>
          <w:ilvl w:val="1"/>
          <w:numId w:val="40"/>
        </w:numPr>
        <w:rPr>
          <w:rFonts w:ascii="Arial" w:hAnsi="Arial" w:cs="Arial"/>
        </w:rPr>
        <w:pPrChange w:id="584" w:author="Heinrich, Danielle - heidl003" w:date="2017-10-26T22:32:00Z">
          <w:pPr>
            <w:pStyle w:val="ListParagraph"/>
            <w:numPr>
              <w:ilvl w:val="1"/>
              <w:numId w:val="43"/>
            </w:numPr>
            <w:ind w:left="1440" w:hanging="360"/>
          </w:pPr>
        </w:pPrChange>
      </w:pPr>
      <w:r w:rsidRPr="000743AE">
        <w:rPr>
          <w:rFonts w:ascii="Arial" w:hAnsi="Arial" w:cs="Arial"/>
        </w:rPr>
        <w:t>Group and other attributes can be configured as necessary</w:t>
      </w:r>
      <w:r w:rsidR="001C5ACB">
        <w:rPr>
          <w:rFonts w:ascii="Arial" w:hAnsi="Arial" w:cs="Arial"/>
        </w:rPr>
        <w:t>.</w:t>
      </w:r>
    </w:p>
    <w:p w14:paraId="7604AE24" w14:textId="10CE1825" w:rsidR="000743AE" w:rsidRPr="000743AE" w:rsidRDefault="000743AE" w:rsidP="00FC4C14">
      <w:pPr>
        <w:pStyle w:val="ListParagraph"/>
        <w:numPr>
          <w:ilvl w:val="0"/>
          <w:numId w:val="40"/>
        </w:numPr>
        <w:rPr>
          <w:rFonts w:ascii="Arial" w:hAnsi="Arial" w:cs="Arial"/>
        </w:rPr>
        <w:pPrChange w:id="585" w:author="Heinrich, Danielle - heidl003" w:date="2017-10-26T22:32:00Z">
          <w:pPr>
            <w:pStyle w:val="ListParagraph"/>
            <w:numPr>
              <w:numId w:val="43"/>
            </w:numPr>
            <w:ind w:hanging="360"/>
          </w:pPr>
        </w:pPrChange>
      </w:pPr>
      <w:r w:rsidRPr="000743AE">
        <w:rPr>
          <w:rFonts w:ascii="Arial" w:hAnsi="Arial" w:cs="Arial"/>
        </w:rPr>
        <w:t>The configuration details are sent as a POST request payload to the Traccar Server REST API</w:t>
      </w:r>
      <w:r w:rsidR="001C5ACB">
        <w:rPr>
          <w:rFonts w:ascii="Arial" w:hAnsi="Arial" w:cs="Arial"/>
        </w:rPr>
        <w:t>.</w:t>
      </w:r>
    </w:p>
    <w:p w14:paraId="2C9999DC" w14:textId="5261929B" w:rsidR="000743AE" w:rsidRPr="000743AE" w:rsidRDefault="000743AE" w:rsidP="00FC4C14">
      <w:pPr>
        <w:pStyle w:val="ListParagraph"/>
        <w:numPr>
          <w:ilvl w:val="0"/>
          <w:numId w:val="40"/>
        </w:numPr>
        <w:rPr>
          <w:rFonts w:ascii="Arial" w:hAnsi="Arial" w:cs="Arial"/>
        </w:rPr>
        <w:pPrChange w:id="586" w:author="Heinrich, Danielle - heidl003" w:date="2017-10-26T22:32:00Z">
          <w:pPr>
            <w:pStyle w:val="ListParagraph"/>
            <w:numPr>
              <w:numId w:val="43"/>
            </w:numPr>
            <w:ind w:hanging="360"/>
          </w:pPr>
        </w:pPrChange>
      </w:pPr>
      <w:r w:rsidRPr="000743AE">
        <w:rPr>
          <w:rFonts w:ascii="Arial" w:hAnsi="Arial" w:cs="Arial"/>
        </w:rPr>
        <w:t>If the device identifier is unique, the configuration details are linked to the relevant device</w:t>
      </w:r>
      <w:r w:rsidR="001C5ACB">
        <w:rPr>
          <w:rFonts w:ascii="Arial" w:hAnsi="Arial" w:cs="Arial"/>
        </w:rPr>
        <w:t>.</w:t>
      </w:r>
    </w:p>
    <w:p w14:paraId="1BB04D4A" w14:textId="08D9F378" w:rsidR="000743AE" w:rsidRPr="000743AE" w:rsidRDefault="000743AE" w:rsidP="00FC4C14">
      <w:pPr>
        <w:pStyle w:val="ListParagraph"/>
        <w:numPr>
          <w:ilvl w:val="1"/>
          <w:numId w:val="40"/>
        </w:numPr>
        <w:rPr>
          <w:rFonts w:ascii="Arial" w:hAnsi="Arial" w:cs="Arial"/>
        </w:rPr>
        <w:pPrChange w:id="587" w:author="Heinrich, Danielle - heidl003" w:date="2017-10-26T22:32:00Z">
          <w:pPr>
            <w:pStyle w:val="ListParagraph"/>
            <w:numPr>
              <w:ilvl w:val="1"/>
              <w:numId w:val="43"/>
            </w:numPr>
            <w:ind w:left="1440" w:hanging="360"/>
          </w:pPr>
        </w:pPrChange>
      </w:pPr>
      <w:r w:rsidRPr="000743AE">
        <w:rPr>
          <w:rFonts w:ascii="Arial" w:hAnsi="Arial" w:cs="Arial"/>
        </w:rPr>
        <w:t>If the device identifier is already in use within the web-based application, an error message is returned</w:t>
      </w:r>
      <w:r w:rsidR="001C5ACB">
        <w:rPr>
          <w:rFonts w:ascii="Arial" w:hAnsi="Arial" w:cs="Arial"/>
        </w:rPr>
        <w:t>.</w:t>
      </w:r>
    </w:p>
    <w:p w14:paraId="5591C47B" w14:textId="6A4A2B4B" w:rsidR="000743AE" w:rsidRPr="000743AE" w:rsidRDefault="000743AE" w:rsidP="00FC4C14">
      <w:pPr>
        <w:pStyle w:val="ListParagraph"/>
        <w:numPr>
          <w:ilvl w:val="1"/>
          <w:numId w:val="40"/>
        </w:numPr>
        <w:rPr>
          <w:rFonts w:ascii="Arial" w:hAnsi="Arial" w:cs="Arial"/>
        </w:rPr>
        <w:pPrChange w:id="588" w:author="Heinrich, Danielle - heidl003" w:date="2017-10-26T22:32:00Z">
          <w:pPr>
            <w:pStyle w:val="ListParagraph"/>
            <w:numPr>
              <w:ilvl w:val="1"/>
              <w:numId w:val="43"/>
            </w:numPr>
            <w:ind w:left="1440" w:hanging="360"/>
          </w:pPr>
        </w:pPrChange>
      </w:pPr>
      <w:r w:rsidRPr="000743AE">
        <w:rPr>
          <w:rFonts w:ascii="Arial" w:hAnsi="Arial" w:cs="Arial"/>
        </w:rPr>
        <w:t>If the device identifier is unique for the web application instance, device details and status are returned</w:t>
      </w:r>
      <w:r w:rsidR="001C5ACB">
        <w:rPr>
          <w:rFonts w:ascii="Arial" w:hAnsi="Arial" w:cs="Arial"/>
        </w:rPr>
        <w:t>.</w:t>
      </w:r>
    </w:p>
    <w:p w14:paraId="542B9027" w14:textId="48928818" w:rsidR="000743AE" w:rsidRPr="000743AE" w:rsidRDefault="000743AE" w:rsidP="00FC4C14">
      <w:pPr>
        <w:pStyle w:val="ListParagraph"/>
        <w:numPr>
          <w:ilvl w:val="0"/>
          <w:numId w:val="40"/>
        </w:numPr>
        <w:rPr>
          <w:rFonts w:ascii="Arial" w:hAnsi="Arial" w:cs="Arial"/>
        </w:rPr>
        <w:pPrChange w:id="589" w:author="Heinrich, Danielle - heidl003" w:date="2017-10-26T22:32:00Z">
          <w:pPr>
            <w:pStyle w:val="ListParagraph"/>
            <w:numPr>
              <w:numId w:val="43"/>
            </w:numPr>
            <w:ind w:hanging="360"/>
          </w:pPr>
        </w:pPrChange>
      </w:pPr>
      <w:r w:rsidRPr="000743AE">
        <w:rPr>
          <w:rFonts w:ascii="Arial" w:hAnsi="Arial" w:cs="Arial"/>
        </w:rPr>
        <w:t>The server checks if a device has been updated. Whenever device data is updated, the device data is retrieved from the database and pushed to the web interface via a websocket</w:t>
      </w:r>
      <w:r w:rsidR="001C5ACB">
        <w:rPr>
          <w:rFonts w:ascii="Arial" w:hAnsi="Arial" w:cs="Arial"/>
        </w:rPr>
        <w:t>.</w:t>
      </w:r>
    </w:p>
    <w:p w14:paraId="48E1FDED" w14:textId="77777777" w:rsidR="00A93BA7" w:rsidRDefault="00A93BA7" w:rsidP="001C5ACB">
      <w:pPr>
        <w:pStyle w:val="BodyText"/>
        <w:rPr>
          <w:lang w:eastAsia="ar-SA"/>
        </w:rPr>
        <w:sectPr w:rsidR="00A93BA7" w:rsidSect="00CB1B6C">
          <w:pgSz w:w="12240" w:h="15840" w:code="1"/>
          <w:pgMar w:top="1440" w:right="1440" w:bottom="1440" w:left="1440" w:header="504" w:footer="504" w:gutter="0"/>
          <w:cols w:space="720"/>
          <w:docGrid w:linePitch="360"/>
        </w:sectPr>
      </w:pPr>
    </w:p>
    <w:p w14:paraId="02F82674" w14:textId="3736AF0E" w:rsidR="00B5688B" w:rsidRDefault="00B5688B" w:rsidP="00B5688B">
      <w:pPr>
        <w:pStyle w:val="Caption"/>
      </w:pPr>
      <w:r>
        <w:object w:dxaOrig="13575" w:dyaOrig="8940" w14:anchorId="3F0C5DB7">
          <v:shape id="_x0000_i1299" type="#_x0000_t75" style="width:647.25pt;height:408.75pt" o:ole="">
            <v:imagedata r:id="rId23" o:title=""/>
          </v:shape>
          <o:OLEObject Type="Embed" ProgID="Visio.Drawing.15" ShapeID="_x0000_i1299" DrawAspect="Content" ObjectID="_1570562537" r:id="rId24"/>
        </w:object>
      </w:r>
      <w:r w:rsidRPr="00B5688B">
        <w:t xml:space="preserve"> </w:t>
      </w:r>
      <w:r>
        <w:t>Figure 8: Entity Relationship Diagram</w:t>
      </w:r>
    </w:p>
    <w:p w14:paraId="1D3D9BA0" w14:textId="77777777" w:rsidR="00A93BA7" w:rsidRDefault="007553E2" w:rsidP="007E24B4">
      <w:pPr>
        <w:sectPr w:rsidR="00A93BA7" w:rsidSect="00A93BA7">
          <w:pgSz w:w="15840" w:h="12240" w:orient="landscape" w:code="1"/>
          <w:pgMar w:top="1440" w:right="1440" w:bottom="1440" w:left="1440" w:header="504" w:footer="504" w:gutter="0"/>
          <w:cols w:space="720"/>
          <w:docGrid w:linePitch="360"/>
        </w:sectPr>
      </w:pPr>
      <w:r>
        <w:t xml:space="preserve">Figure </w:t>
      </w:r>
      <w:r w:rsidR="006E4DBE">
        <w:t>8</w:t>
      </w:r>
      <w:r>
        <w:t xml:space="preserve"> represents the relationship between objects within the system. </w:t>
      </w:r>
      <w:r w:rsidR="00535156">
        <w:t>The tables representing objects are further defined in Section 6.3.</w:t>
      </w:r>
    </w:p>
    <w:p w14:paraId="5ABB226B" w14:textId="77777777" w:rsidR="0045718E" w:rsidRPr="00D05225" w:rsidRDefault="0045718E" w:rsidP="000E5330">
      <w:pPr>
        <w:pStyle w:val="Heading3"/>
      </w:pPr>
      <w:bookmarkStart w:id="590" w:name="_Toc481075104"/>
      <w:bookmarkStart w:id="591" w:name="_Toc496820097"/>
      <w:r w:rsidRPr="00D05225">
        <w:lastRenderedPageBreak/>
        <w:t>Physical View</w:t>
      </w:r>
      <w:bookmarkEnd w:id="590"/>
      <w:bookmarkEnd w:id="591"/>
    </w:p>
    <w:p w14:paraId="4F1F39AB" w14:textId="54D00EE2" w:rsidR="00477D0F" w:rsidRDefault="0036797C" w:rsidP="00790B5F">
      <w:pPr>
        <w:pStyle w:val="Caption"/>
      </w:pPr>
      <w:r>
        <w:object w:dxaOrig="15046" w:dyaOrig="10801" w14:anchorId="52F032A6">
          <v:shape id="_x0000_i1297" type="#_x0000_t75" style="width:467.25pt;height:336pt" o:ole="">
            <v:imagedata r:id="rId25" o:title=""/>
          </v:shape>
          <o:OLEObject Type="Embed" ProgID="Visio.Drawing.15" ShapeID="_x0000_i1297" DrawAspect="Content" ObjectID="_1570562538" r:id="rId26"/>
        </w:object>
      </w:r>
      <w:r w:rsidR="00790B5F" w:rsidRPr="00790B5F">
        <w:t xml:space="preserve"> </w:t>
      </w:r>
      <w:r w:rsidR="00790B5F">
        <w:t>Figure 9: High Level System Architecture</w:t>
      </w:r>
    </w:p>
    <w:p w14:paraId="76156A02" w14:textId="4DBB8F52" w:rsidR="00477D0F" w:rsidRDefault="00477D0F" w:rsidP="00477D0F">
      <w:pPr>
        <w:pStyle w:val="BodyText"/>
        <w:keepNext/>
      </w:pPr>
      <w:r>
        <w:t xml:space="preserve">Figure </w:t>
      </w:r>
      <w:r w:rsidR="009E4721">
        <w:t>9</w:t>
      </w:r>
      <w:r>
        <w:t xml:space="preserve"> represents a high-level overview of the input and output processes of the system.</w:t>
      </w:r>
    </w:p>
    <w:p w14:paraId="51762663" w14:textId="77777777" w:rsidR="0036797C" w:rsidRPr="00477D0F" w:rsidRDefault="0036797C" w:rsidP="00FC4C14">
      <w:pPr>
        <w:pStyle w:val="ListParagraph"/>
        <w:numPr>
          <w:ilvl w:val="0"/>
          <w:numId w:val="38"/>
        </w:numPr>
        <w:rPr>
          <w:rFonts w:ascii="Arial" w:hAnsi="Arial" w:cs="Arial"/>
        </w:rPr>
        <w:pPrChange w:id="592" w:author="Heinrich, Danielle - heidl003" w:date="2017-10-26T22:32:00Z">
          <w:pPr>
            <w:pStyle w:val="ListParagraph"/>
            <w:numPr>
              <w:numId w:val="41"/>
            </w:numPr>
            <w:ind w:hanging="360"/>
          </w:pPr>
        </w:pPrChange>
      </w:pPr>
      <w:r w:rsidRPr="00477D0F">
        <w:rPr>
          <w:rFonts w:ascii="Arial" w:hAnsi="Arial" w:cs="Arial"/>
        </w:rPr>
        <w:t>Location Sensors provide location information to Android devices.</w:t>
      </w:r>
    </w:p>
    <w:p w14:paraId="3CAB7ACF" w14:textId="77777777" w:rsidR="0036797C" w:rsidRPr="00477D0F" w:rsidRDefault="0036797C" w:rsidP="00FC4C14">
      <w:pPr>
        <w:pStyle w:val="ListParagraph"/>
        <w:numPr>
          <w:ilvl w:val="0"/>
          <w:numId w:val="38"/>
        </w:numPr>
        <w:rPr>
          <w:rFonts w:ascii="Arial" w:hAnsi="Arial" w:cs="Arial"/>
        </w:rPr>
        <w:pPrChange w:id="593" w:author="Heinrich, Danielle - heidl003" w:date="2017-10-26T22:32:00Z">
          <w:pPr>
            <w:pStyle w:val="ListParagraph"/>
            <w:numPr>
              <w:numId w:val="41"/>
            </w:numPr>
            <w:ind w:hanging="360"/>
          </w:pPr>
        </w:pPrChange>
      </w:pPr>
      <w:r w:rsidRPr="00477D0F">
        <w:rPr>
          <w:rFonts w:ascii="Arial" w:hAnsi="Arial" w:cs="Arial"/>
        </w:rPr>
        <w:t>Android devices receive location information from sensors and provide a Location Services API for use by installed applications.</w:t>
      </w:r>
    </w:p>
    <w:p w14:paraId="19931EAF" w14:textId="77777777" w:rsidR="0036797C" w:rsidRPr="00477D0F" w:rsidRDefault="0036797C" w:rsidP="00FC4C14">
      <w:pPr>
        <w:pStyle w:val="ListParagraph"/>
        <w:numPr>
          <w:ilvl w:val="0"/>
          <w:numId w:val="38"/>
        </w:numPr>
        <w:rPr>
          <w:rFonts w:ascii="Arial" w:hAnsi="Arial" w:cs="Arial"/>
        </w:rPr>
        <w:pPrChange w:id="594" w:author="Heinrich, Danielle - heidl003" w:date="2017-10-26T22:32:00Z">
          <w:pPr>
            <w:pStyle w:val="ListParagraph"/>
            <w:numPr>
              <w:numId w:val="41"/>
            </w:numPr>
            <w:ind w:hanging="360"/>
          </w:pPr>
        </w:pPrChange>
      </w:pPr>
      <w:r w:rsidRPr="00477D0F">
        <w:rPr>
          <w:rFonts w:ascii="Arial" w:hAnsi="Arial" w:cs="Arial"/>
        </w:rPr>
        <w:t>The Traccar Client Application utilises the Android Location Services API to retrieve location data. The location data is then parsed and forwarded through an Internet connected network using TCP protocol to a server.</w:t>
      </w:r>
    </w:p>
    <w:p w14:paraId="3C0CDDFD" w14:textId="77777777" w:rsidR="0036797C" w:rsidRPr="00477D0F" w:rsidRDefault="0036797C" w:rsidP="00FC4C14">
      <w:pPr>
        <w:pStyle w:val="ListParagraph"/>
        <w:numPr>
          <w:ilvl w:val="0"/>
          <w:numId w:val="38"/>
        </w:numPr>
        <w:rPr>
          <w:rFonts w:ascii="Arial" w:hAnsi="Arial" w:cs="Arial"/>
        </w:rPr>
        <w:pPrChange w:id="595" w:author="Heinrich, Danielle - heidl003" w:date="2017-10-26T22:32:00Z">
          <w:pPr>
            <w:pStyle w:val="ListParagraph"/>
            <w:numPr>
              <w:numId w:val="41"/>
            </w:numPr>
            <w:ind w:hanging="360"/>
          </w:pPr>
        </w:pPrChange>
      </w:pPr>
      <w:r w:rsidRPr="00477D0F">
        <w:rPr>
          <w:rFonts w:ascii="Arial" w:hAnsi="Arial" w:cs="Arial"/>
        </w:rPr>
        <w:t>The Traccar Server is capable of receiving, decoding, and storing TCP messages. It can also serve web interface files and provides an API for access to the database and internal state of the server.</w:t>
      </w:r>
    </w:p>
    <w:p w14:paraId="1A386704" w14:textId="1BEEC87C" w:rsidR="0036797C" w:rsidRPr="00477D0F" w:rsidRDefault="0036797C" w:rsidP="00FC4C14">
      <w:pPr>
        <w:pStyle w:val="ListParagraph"/>
        <w:numPr>
          <w:ilvl w:val="0"/>
          <w:numId w:val="38"/>
        </w:numPr>
        <w:rPr>
          <w:rFonts w:ascii="Arial" w:hAnsi="Arial" w:cs="Arial"/>
        </w:rPr>
        <w:pPrChange w:id="596" w:author="Heinrich, Danielle - heidl003" w:date="2017-10-26T22:32:00Z">
          <w:pPr>
            <w:pStyle w:val="ListParagraph"/>
            <w:numPr>
              <w:numId w:val="41"/>
            </w:numPr>
            <w:ind w:hanging="360"/>
          </w:pPr>
        </w:pPrChange>
      </w:pPr>
      <w:r w:rsidRPr="00477D0F">
        <w:rPr>
          <w:rFonts w:ascii="Arial" w:hAnsi="Arial" w:cs="Arial"/>
        </w:rPr>
        <w:t>The Traccar Server generates a situational awareness display on an Internet connected Web Based Browser, as well as streaming received messages to an Internet connected Data Diode using UDP protocol.</w:t>
      </w:r>
    </w:p>
    <w:p w14:paraId="58F43964" w14:textId="5B6FF085" w:rsidR="0036797C" w:rsidRDefault="0036797C" w:rsidP="00342505">
      <w:pPr>
        <w:pStyle w:val="BodyText"/>
        <w:jc w:val="center"/>
      </w:pPr>
    </w:p>
    <w:p w14:paraId="706AF72E" w14:textId="49D03798" w:rsidR="0036797C" w:rsidRDefault="0036797C" w:rsidP="00342505">
      <w:pPr>
        <w:pStyle w:val="BodyText"/>
        <w:jc w:val="center"/>
        <w:rPr>
          <w:lang w:eastAsia="ar-SA"/>
        </w:rPr>
      </w:pPr>
      <w:r>
        <w:rPr>
          <w:noProof/>
          <w:lang w:val="en-AU" w:eastAsia="en-AU"/>
        </w:rPr>
        <w:lastRenderedPageBreak/>
        <w:drawing>
          <wp:inline distT="0" distB="0" distL="0" distR="0" wp14:anchorId="6B025185" wp14:editId="52FE4E68">
            <wp:extent cx="4991100" cy="3981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91100" cy="3981450"/>
                    </a:xfrm>
                    <a:prstGeom prst="rect">
                      <a:avLst/>
                    </a:prstGeom>
                    <a:noFill/>
                    <a:ln>
                      <a:noFill/>
                    </a:ln>
                  </pic:spPr>
                </pic:pic>
              </a:graphicData>
            </a:graphic>
          </wp:inline>
        </w:drawing>
      </w:r>
    </w:p>
    <w:p w14:paraId="4D8B408C" w14:textId="5FC000EB" w:rsidR="006075F7" w:rsidRDefault="006075F7" w:rsidP="006075F7">
      <w:pPr>
        <w:pStyle w:val="Caption"/>
      </w:pPr>
      <w:r>
        <w:t>Figure</w:t>
      </w:r>
      <w:r w:rsidR="008A68EB">
        <w:t xml:space="preserve"> 10</w:t>
      </w:r>
      <w:r>
        <w:t>: Deployment Diagram</w:t>
      </w:r>
    </w:p>
    <w:p w14:paraId="2B76FE97" w14:textId="3BDE76C9" w:rsidR="00630036" w:rsidRPr="00B44917" w:rsidRDefault="006075F7" w:rsidP="00890F85">
      <w:pPr>
        <w:pStyle w:val="BodyText"/>
        <w:rPr>
          <w:lang w:eastAsia="ar-SA"/>
        </w:rPr>
      </w:pPr>
      <w:r>
        <w:rPr>
          <w:lang w:eastAsia="ar-SA"/>
        </w:rPr>
        <w:t xml:space="preserve">Figure 10 </w:t>
      </w:r>
      <w:r w:rsidR="004D4C9E">
        <w:rPr>
          <w:lang w:eastAsia="ar-SA"/>
        </w:rPr>
        <w:t xml:space="preserve">shows how the Tracar Client and Traccar Server are deployed </w:t>
      </w:r>
      <w:r w:rsidR="00890F85">
        <w:rPr>
          <w:lang w:eastAsia="ar-SA"/>
        </w:rPr>
        <w:t>on hardware and the communication protocols between the subsystems. Traccar Client is installed on a generic Android device, which sends data to Traccar Server via TCP. Traccar Server updates and retrieves data from the MySQL database, in addition to serving information to Traccar Web UI. A user accessing the Traccar Web UI through a web based browser does so on a generic device.</w:t>
      </w:r>
    </w:p>
    <w:p w14:paraId="68D28D82" w14:textId="77777777" w:rsidR="00E27B42" w:rsidRDefault="00E27B42" w:rsidP="000E5330">
      <w:pPr>
        <w:pStyle w:val="Heading3"/>
      </w:pPr>
      <w:bookmarkStart w:id="597" w:name="_Toc403385946"/>
      <w:bookmarkStart w:id="598" w:name="_Toc496820098"/>
      <w:r>
        <w:t>Information Architecture</w:t>
      </w:r>
      <w:bookmarkEnd w:id="597"/>
      <w:bookmarkEnd w:id="598"/>
    </w:p>
    <w:p w14:paraId="37095A80" w14:textId="77777777" w:rsidR="00E27B42" w:rsidRDefault="00E27B42" w:rsidP="00E27B42">
      <w:pPr>
        <w:pStyle w:val="Heading4"/>
      </w:pPr>
      <w:bookmarkStart w:id="599" w:name="_Toc403385947"/>
      <w:bookmarkStart w:id="600" w:name="_Toc496820099"/>
      <w:r>
        <w:t>Records Management</w:t>
      </w:r>
      <w:bookmarkEnd w:id="599"/>
      <w:bookmarkEnd w:id="600"/>
    </w:p>
    <w:p w14:paraId="67897F11" w14:textId="19D2C469" w:rsidR="0057301F" w:rsidRDefault="00452C00" w:rsidP="00C42EF4">
      <w:pPr>
        <w:pStyle w:val="BodyText"/>
        <w:rPr>
          <w:lang w:eastAsia="ar-SA"/>
        </w:rPr>
      </w:pPr>
      <w:r>
        <w:rPr>
          <w:lang w:eastAsia="ar-SA"/>
        </w:rPr>
        <w:t xml:space="preserve">By default, Traccar Server uses an embedded H2 database. </w:t>
      </w:r>
      <w:r w:rsidR="00890F85">
        <w:rPr>
          <w:lang w:eastAsia="ar-SA"/>
        </w:rPr>
        <w:t xml:space="preserve">H2 is a free and open source Java SQL database engine, which operates in-memory. </w:t>
      </w:r>
      <w:r w:rsidR="00B12DB5">
        <w:rPr>
          <w:lang w:eastAsia="ar-SA"/>
        </w:rPr>
        <w:t>The</w:t>
      </w:r>
      <w:r w:rsidR="00890F85">
        <w:rPr>
          <w:lang w:eastAsia="ar-SA"/>
        </w:rPr>
        <w:t xml:space="preserve"> </w:t>
      </w:r>
      <w:r w:rsidR="00B12DB5">
        <w:rPr>
          <w:lang w:eastAsia="ar-SA"/>
        </w:rPr>
        <w:t xml:space="preserve">H2 </w:t>
      </w:r>
      <w:r>
        <w:rPr>
          <w:lang w:eastAsia="ar-SA"/>
        </w:rPr>
        <w:t xml:space="preserve">database is included </w:t>
      </w:r>
      <w:ins w:id="601" w:author="Heinrich, Danielle - heidl003" w:date="2017-10-26T22:28:00Z">
        <w:r w:rsidR="009F6674">
          <w:rPr>
            <w:lang w:eastAsia="ar-SA"/>
          </w:rPr>
          <w:t xml:space="preserve">with Traccar Server </w:t>
        </w:r>
      </w:ins>
      <w:r>
        <w:rPr>
          <w:lang w:eastAsia="ar-SA"/>
        </w:rPr>
        <w:t>for development purposes only</w:t>
      </w:r>
      <w:r w:rsidR="00B12DB5">
        <w:rPr>
          <w:lang w:eastAsia="ar-SA"/>
        </w:rPr>
        <w:t xml:space="preserve"> and supports just one connection from a process at a time. If a user wants to access the H2 database using a console tool or similar, they need to first stop the Traccar Server service from running. As such,</w:t>
      </w:r>
      <w:r>
        <w:rPr>
          <w:lang w:eastAsia="ar-SA"/>
        </w:rPr>
        <w:t xml:space="preserve"> the </w:t>
      </w:r>
      <w:ins w:id="602" w:author="Heinrich, Danielle - heidl003" w:date="2017-10-26T22:28:00Z">
        <w:r w:rsidR="00934622">
          <w:rPr>
            <w:lang w:eastAsia="ar-SA"/>
          </w:rPr>
          <w:t xml:space="preserve">Traccar Server </w:t>
        </w:r>
      </w:ins>
      <w:r>
        <w:rPr>
          <w:lang w:eastAsia="ar-SA"/>
        </w:rPr>
        <w:t xml:space="preserve">author strongly recommends implementing a more stable database for release. MySQL </w:t>
      </w:r>
      <w:r w:rsidR="0057301F">
        <w:rPr>
          <w:lang w:eastAsia="ar-SA"/>
        </w:rPr>
        <w:t xml:space="preserve">Community Server v5.5.57 </w:t>
      </w:r>
      <w:r>
        <w:rPr>
          <w:lang w:eastAsia="ar-SA"/>
        </w:rPr>
        <w:t>was chosen as the database to standup for release purposes.</w:t>
      </w:r>
      <w:r w:rsidR="00994F1C">
        <w:rPr>
          <w:lang w:eastAsia="ar-SA"/>
        </w:rPr>
        <w:t xml:space="preserve"> </w:t>
      </w:r>
      <w:r w:rsidR="0057301F">
        <w:rPr>
          <w:lang w:eastAsia="ar-SA"/>
        </w:rPr>
        <w:t xml:space="preserve">This particular engine </w:t>
      </w:r>
      <w:r w:rsidR="00994F1C">
        <w:rPr>
          <w:lang w:eastAsia="ar-SA"/>
        </w:rPr>
        <w:t>was chosen for a number of reasons</w:t>
      </w:r>
      <w:r w:rsidR="0057301F">
        <w:rPr>
          <w:lang w:eastAsia="ar-SA"/>
        </w:rPr>
        <w:t>:</w:t>
      </w:r>
    </w:p>
    <w:p w14:paraId="574BE488" w14:textId="675631BA" w:rsidR="0057301F" w:rsidRDefault="0057301F" w:rsidP="00FC4C14">
      <w:pPr>
        <w:pStyle w:val="BodyText"/>
        <w:numPr>
          <w:ilvl w:val="0"/>
          <w:numId w:val="44"/>
        </w:numPr>
        <w:rPr>
          <w:lang w:eastAsia="ar-SA"/>
        </w:rPr>
        <w:pPrChange w:id="603" w:author="Heinrich, Danielle - heidl003" w:date="2017-10-26T22:32:00Z">
          <w:pPr>
            <w:pStyle w:val="BodyText"/>
            <w:numPr>
              <w:numId w:val="50"/>
            </w:numPr>
            <w:ind w:left="720" w:hanging="360"/>
          </w:pPr>
        </w:pPrChange>
      </w:pPr>
      <w:r>
        <w:rPr>
          <w:lang w:eastAsia="ar-SA"/>
        </w:rPr>
        <w:t xml:space="preserve">As the name suggests, the Community Server version is free. </w:t>
      </w:r>
    </w:p>
    <w:p w14:paraId="4CF1C96C" w14:textId="154476DC" w:rsidR="0057301F" w:rsidRDefault="0057301F" w:rsidP="00FC4C14">
      <w:pPr>
        <w:pStyle w:val="BodyText"/>
        <w:numPr>
          <w:ilvl w:val="0"/>
          <w:numId w:val="44"/>
        </w:numPr>
        <w:rPr>
          <w:lang w:eastAsia="ar-SA"/>
        </w:rPr>
        <w:pPrChange w:id="604" w:author="Heinrich, Danielle - heidl003" w:date="2017-10-26T22:32:00Z">
          <w:pPr>
            <w:pStyle w:val="BodyText"/>
            <w:numPr>
              <w:numId w:val="50"/>
            </w:numPr>
            <w:ind w:left="720" w:hanging="360"/>
          </w:pPr>
        </w:pPrChange>
      </w:pPr>
      <w:r>
        <w:rPr>
          <w:lang w:eastAsia="ar-SA"/>
        </w:rPr>
        <w:t>T</w:t>
      </w:r>
      <w:r w:rsidR="00141CA2">
        <w:rPr>
          <w:lang w:eastAsia="ar-SA"/>
        </w:rPr>
        <w:t xml:space="preserve">he author of Traccar provides configuration details for three database engines – MySQL, Microsoft SQL Server, and PostgreSQL. </w:t>
      </w:r>
    </w:p>
    <w:p w14:paraId="74893755" w14:textId="77777777" w:rsidR="0057301F" w:rsidRDefault="00141CA2" w:rsidP="00FC4C14">
      <w:pPr>
        <w:pStyle w:val="BodyText"/>
        <w:numPr>
          <w:ilvl w:val="0"/>
          <w:numId w:val="44"/>
        </w:numPr>
        <w:rPr>
          <w:lang w:eastAsia="ar-SA"/>
        </w:rPr>
        <w:pPrChange w:id="605" w:author="Heinrich, Danielle - heidl003" w:date="2017-10-26T22:32:00Z">
          <w:pPr>
            <w:pStyle w:val="BodyText"/>
            <w:numPr>
              <w:numId w:val="50"/>
            </w:numPr>
            <w:ind w:left="720" w:hanging="360"/>
          </w:pPr>
        </w:pPrChange>
      </w:pPr>
      <w:r>
        <w:rPr>
          <w:lang w:eastAsia="ar-SA"/>
        </w:rPr>
        <w:lastRenderedPageBreak/>
        <w:t>Traccar Server was installed on an Amazon Web Services instance which provides a proprietary image, called the Amazon Linux AMI. The image includes package repository access, from which either MySQL or PostgreSQL engines could be deployed</w:t>
      </w:r>
      <w:r w:rsidR="003E5203">
        <w:rPr>
          <w:lang w:eastAsia="ar-SA"/>
        </w:rPr>
        <w:t xml:space="preserve"> – this ruled out Microsoft SQL Server.</w:t>
      </w:r>
    </w:p>
    <w:p w14:paraId="5D8CEB28" w14:textId="77777777" w:rsidR="0057301F" w:rsidRDefault="0057301F" w:rsidP="00FC4C14">
      <w:pPr>
        <w:pStyle w:val="BodyText"/>
        <w:numPr>
          <w:ilvl w:val="0"/>
          <w:numId w:val="44"/>
        </w:numPr>
        <w:rPr>
          <w:lang w:eastAsia="ar-SA"/>
        </w:rPr>
        <w:pPrChange w:id="606" w:author="Heinrich, Danielle - heidl003" w:date="2017-10-26T22:32:00Z">
          <w:pPr>
            <w:pStyle w:val="BodyText"/>
            <w:numPr>
              <w:numId w:val="50"/>
            </w:numPr>
            <w:ind w:left="720" w:hanging="360"/>
          </w:pPr>
        </w:pPrChange>
      </w:pPr>
      <w:r>
        <w:rPr>
          <w:lang w:eastAsia="ar-SA"/>
        </w:rPr>
        <w:t>T</w:t>
      </w:r>
      <w:r w:rsidR="003E5203">
        <w:rPr>
          <w:lang w:eastAsia="ar-SA"/>
        </w:rPr>
        <w:t>he Traccar forums provided greater support for the implementation</w:t>
      </w:r>
      <w:r>
        <w:rPr>
          <w:lang w:eastAsia="ar-SA"/>
        </w:rPr>
        <w:t xml:space="preserve"> </w:t>
      </w:r>
      <w:r w:rsidR="003E5203">
        <w:rPr>
          <w:lang w:eastAsia="ar-SA"/>
        </w:rPr>
        <w:t xml:space="preserve">of a MySQL database. </w:t>
      </w:r>
    </w:p>
    <w:p w14:paraId="58C2F104" w14:textId="1D447F63" w:rsidR="00C42EF4" w:rsidRDefault="0057301F" w:rsidP="0057301F">
      <w:pPr>
        <w:pStyle w:val="BodyText"/>
        <w:rPr>
          <w:lang w:eastAsia="ar-SA"/>
        </w:rPr>
      </w:pPr>
      <w:r>
        <w:rPr>
          <w:lang w:eastAsia="ar-SA"/>
        </w:rPr>
        <w:t xml:space="preserve">As Traccar Server uses constraints that are not supported by MyISAM engine, an InnoDB engine was used. </w:t>
      </w:r>
      <w:r w:rsidR="008933BC">
        <w:rPr>
          <w:lang w:eastAsia="ar-SA"/>
        </w:rPr>
        <w:t xml:space="preserve">The JDBC driver used was MySQL Connector/J 5.1.40. </w:t>
      </w:r>
      <w:r w:rsidR="00452C00">
        <w:rPr>
          <w:lang w:eastAsia="ar-SA"/>
        </w:rPr>
        <w:t xml:space="preserve">The configuration file </w:t>
      </w:r>
      <w:r w:rsidR="008933BC">
        <w:rPr>
          <w:lang w:eastAsia="ar-SA"/>
        </w:rPr>
        <w:t xml:space="preserve">bundled with the Traccar Server software </w:t>
      </w:r>
      <w:r w:rsidR="00452C00">
        <w:rPr>
          <w:lang w:eastAsia="ar-SA"/>
        </w:rPr>
        <w:t>was modified to utilise the MySQL database as follows:</w:t>
      </w:r>
    </w:p>
    <w:p w14:paraId="318ACEC4" w14:textId="77777777" w:rsidR="00452C00" w:rsidRDefault="00452C00" w:rsidP="00452C00">
      <w:pPr>
        <w:pStyle w:val="BodyText"/>
        <w:rPr>
          <w:lang w:eastAsia="ar-SA"/>
        </w:rPr>
      </w:pPr>
      <w:r>
        <w:rPr>
          <w:lang w:eastAsia="ar-SA"/>
        </w:rPr>
        <w:t xml:space="preserve">&lt;entry key='database.driver'&gt;com.mysql.jdbc.Driver&lt;/entry&gt; </w:t>
      </w:r>
    </w:p>
    <w:p w14:paraId="352AFD36" w14:textId="77777777" w:rsidR="00452C00" w:rsidRDefault="00452C00" w:rsidP="00452C00">
      <w:pPr>
        <w:pStyle w:val="BodyText"/>
        <w:rPr>
          <w:lang w:eastAsia="ar-SA"/>
        </w:rPr>
      </w:pPr>
      <w:r>
        <w:rPr>
          <w:lang w:eastAsia="ar-SA"/>
        </w:rPr>
        <w:t>&lt;entry key='database.url'&gt;jdbc:mysql://[HOST]:3306/[DATABASE]?useSSL=false&amp;amp;allowMultiQueries=true&amp;amp;autoReconnect=true&amp;amp;useUnicode=yes&amp;amp;characterEncoding=UTF-8&amp;amp;sessionVariables=sql_mode=''&lt;/entry&gt;</w:t>
      </w:r>
    </w:p>
    <w:p w14:paraId="4D40C972" w14:textId="77777777" w:rsidR="00452C00" w:rsidRDefault="00452C00" w:rsidP="00452C00">
      <w:pPr>
        <w:pStyle w:val="BodyText"/>
        <w:rPr>
          <w:lang w:eastAsia="ar-SA"/>
        </w:rPr>
      </w:pPr>
      <w:r>
        <w:rPr>
          <w:lang w:eastAsia="ar-SA"/>
        </w:rPr>
        <w:t xml:space="preserve">&lt;entry key='database.user'&gt;[USER]&lt;/entry&gt; </w:t>
      </w:r>
    </w:p>
    <w:p w14:paraId="6AA0906A" w14:textId="6B9CE28E" w:rsidR="00452C00" w:rsidRDefault="00452C00" w:rsidP="00452C00">
      <w:pPr>
        <w:pStyle w:val="BodyText"/>
        <w:rPr>
          <w:lang w:eastAsia="ar-SA"/>
        </w:rPr>
      </w:pPr>
      <w:r>
        <w:rPr>
          <w:lang w:eastAsia="ar-SA"/>
        </w:rPr>
        <w:t>&lt;entry key='database.password'&gt;[PASSWORD]&lt;/entry&gt;</w:t>
      </w:r>
    </w:p>
    <w:p w14:paraId="7F30C259" w14:textId="77777777" w:rsidR="006200A3" w:rsidRPr="00C42EF4" w:rsidRDefault="006200A3" w:rsidP="006200A3">
      <w:pPr>
        <w:pStyle w:val="BodyText"/>
        <w:rPr>
          <w:lang w:eastAsia="ar-SA"/>
        </w:rPr>
      </w:pPr>
      <w:r>
        <w:rPr>
          <w:lang w:eastAsia="ar-SA"/>
        </w:rPr>
        <w:t>Traccar Server automatically generates required tables and keys.</w:t>
      </w:r>
    </w:p>
    <w:p w14:paraId="7A5A716A" w14:textId="77777777" w:rsidR="00E27B42" w:rsidRDefault="00E27B42" w:rsidP="00E27B42">
      <w:pPr>
        <w:pStyle w:val="Heading5"/>
      </w:pPr>
      <w:r>
        <w:t>Data</w:t>
      </w:r>
    </w:p>
    <w:tbl>
      <w:tblPr>
        <w:tblStyle w:val="TableGrid"/>
        <w:tblW w:w="0" w:type="auto"/>
        <w:tblLook w:val="04A0" w:firstRow="1" w:lastRow="0" w:firstColumn="1" w:lastColumn="0" w:noHBand="0" w:noVBand="1"/>
      </w:tblPr>
      <w:tblGrid>
        <w:gridCol w:w="2337"/>
        <w:gridCol w:w="2337"/>
        <w:gridCol w:w="2338"/>
        <w:gridCol w:w="2338"/>
      </w:tblGrid>
      <w:tr w:rsidR="00CD2DF4" w14:paraId="3BDC6E6B" w14:textId="77777777" w:rsidTr="00CD2DF4">
        <w:tc>
          <w:tcPr>
            <w:tcW w:w="2337" w:type="dxa"/>
          </w:tcPr>
          <w:p w14:paraId="3E0EAAFF" w14:textId="22B4673C" w:rsidR="00CD2DF4" w:rsidRPr="00CD2DF4" w:rsidRDefault="00CD2DF4" w:rsidP="00E27B42">
            <w:pPr>
              <w:pStyle w:val="InstructionalText"/>
              <w:rPr>
                <w:b/>
                <w:i w:val="0"/>
                <w:color w:val="auto"/>
                <w:sz w:val="22"/>
                <w:szCs w:val="22"/>
              </w:rPr>
            </w:pPr>
            <w:r w:rsidRPr="00CD2DF4">
              <w:rPr>
                <w:b/>
                <w:i w:val="0"/>
                <w:color w:val="auto"/>
                <w:sz w:val="22"/>
                <w:szCs w:val="22"/>
              </w:rPr>
              <w:t>Data</w:t>
            </w:r>
          </w:p>
        </w:tc>
        <w:tc>
          <w:tcPr>
            <w:tcW w:w="2337" w:type="dxa"/>
          </w:tcPr>
          <w:p w14:paraId="53C2C31D" w14:textId="121E92B5" w:rsidR="00CD2DF4" w:rsidRPr="00CD2DF4" w:rsidRDefault="00CD2DF4" w:rsidP="00E27B42">
            <w:pPr>
              <w:pStyle w:val="InstructionalText"/>
              <w:rPr>
                <w:b/>
                <w:i w:val="0"/>
                <w:color w:val="auto"/>
                <w:sz w:val="22"/>
                <w:szCs w:val="22"/>
              </w:rPr>
            </w:pPr>
            <w:r w:rsidRPr="00CD2DF4">
              <w:rPr>
                <w:b/>
                <w:i w:val="0"/>
                <w:color w:val="auto"/>
                <w:sz w:val="22"/>
                <w:szCs w:val="22"/>
              </w:rPr>
              <w:t>Format</w:t>
            </w:r>
          </w:p>
        </w:tc>
        <w:tc>
          <w:tcPr>
            <w:tcW w:w="2338" w:type="dxa"/>
          </w:tcPr>
          <w:p w14:paraId="71C41E80" w14:textId="63590D82" w:rsidR="00CD2DF4" w:rsidRPr="00CD2DF4" w:rsidRDefault="00CD2DF4" w:rsidP="00E27B42">
            <w:pPr>
              <w:pStyle w:val="InstructionalText"/>
              <w:rPr>
                <w:b/>
                <w:i w:val="0"/>
                <w:color w:val="auto"/>
                <w:sz w:val="22"/>
                <w:szCs w:val="22"/>
              </w:rPr>
            </w:pPr>
            <w:r w:rsidRPr="00CD2DF4">
              <w:rPr>
                <w:b/>
                <w:i w:val="0"/>
                <w:color w:val="auto"/>
                <w:sz w:val="22"/>
                <w:szCs w:val="22"/>
              </w:rPr>
              <w:t>Supplied By</w:t>
            </w:r>
          </w:p>
        </w:tc>
        <w:tc>
          <w:tcPr>
            <w:tcW w:w="2338" w:type="dxa"/>
          </w:tcPr>
          <w:p w14:paraId="0BD31515" w14:textId="2B421C9E" w:rsidR="00CD2DF4" w:rsidRPr="00CD2DF4" w:rsidRDefault="00CD2DF4" w:rsidP="00E27B42">
            <w:pPr>
              <w:pStyle w:val="InstructionalText"/>
              <w:rPr>
                <w:b/>
                <w:i w:val="0"/>
                <w:color w:val="auto"/>
                <w:sz w:val="22"/>
                <w:szCs w:val="22"/>
              </w:rPr>
            </w:pPr>
            <w:r w:rsidRPr="00CD2DF4">
              <w:rPr>
                <w:b/>
                <w:i w:val="0"/>
                <w:color w:val="auto"/>
                <w:sz w:val="22"/>
                <w:szCs w:val="22"/>
              </w:rPr>
              <w:t>Interface</w:t>
            </w:r>
          </w:p>
        </w:tc>
      </w:tr>
      <w:tr w:rsidR="00CD2DF4" w14:paraId="6D2E0E98" w14:textId="77777777" w:rsidTr="00CD2DF4">
        <w:tc>
          <w:tcPr>
            <w:tcW w:w="2337" w:type="dxa"/>
          </w:tcPr>
          <w:p w14:paraId="1284C3A9" w14:textId="0970D4EF" w:rsidR="00CD2DF4" w:rsidRDefault="00CD2DF4" w:rsidP="00E27B42">
            <w:pPr>
              <w:pStyle w:val="InstructionalText"/>
              <w:rPr>
                <w:i w:val="0"/>
                <w:color w:val="auto"/>
                <w:sz w:val="22"/>
                <w:szCs w:val="22"/>
              </w:rPr>
            </w:pPr>
            <w:r>
              <w:rPr>
                <w:i w:val="0"/>
                <w:color w:val="auto"/>
                <w:sz w:val="22"/>
                <w:szCs w:val="22"/>
              </w:rPr>
              <w:t>Device Identification</w:t>
            </w:r>
          </w:p>
        </w:tc>
        <w:tc>
          <w:tcPr>
            <w:tcW w:w="2337" w:type="dxa"/>
          </w:tcPr>
          <w:p w14:paraId="0A52D422" w14:textId="5F9C7138" w:rsidR="00CD2DF4" w:rsidRDefault="00CD2DF4" w:rsidP="00E27B42">
            <w:pPr>
              <w:pStyle w:val="InstructionalText"/>
              <w:rPr>
                <w:i w:val="0"/>
                <w:color w:val="auto"/>
                <w:sz w:val="22"/>
                <w:szCs w:val="22"/>
              </w:rPr>
            </w:pPr>
            <w:r>
              <w:rPr>
                <w:i w:val="0"/>
                <w:color w:val="auto"/>
                <w:sz w:val="22"/>
                <w:szCs w:val="22"/>
              </w:rPr>
              <w:t>Automatically generated from device IMEI number but can be manually input</w:t>
            </w:r>
          </w:p>
        </w:tc>
        <w:tc>
          <w:tcPr>
            <w:tcW w:w="2338" w:type="dxa"/>
          </w:tcPr>
          <w:p w14:paraId="26A0D67F" w14:textId="5FCBBA55" w:rsidR="00CD2DF4" w:rsidRDefault="00CD2DF4" w:rsidP="00E27B42">
            <w:pPr>
              <w:pStyle w:val="InstructionalText"/>
              <w:rPr>
                <w:i w:val="0"/>
                <w:color w:val="auto"/>
                <w:sz w:val="22"/>
                <w:szCs w:val="22"/>
              </w:rPr>
            </w:pPr>
            <w:r>
              <w:rPr>
                <w:i w:val="0"/>
                <w:color w:val="auto"/>
                <w:sz w:val="22"/>
                <w:szCs w:val="22"/>
              </w:rPr>
              <w:t>Either device IMEI or user input</w:t>
            </w:r>
          </w:p>
        </w:tc>
        <w:tc>
          <w:tcPr>
            <w:tcW w:w="2338" w:type="dxa"/>
          </w:tcPr>
          <w:p w14:paraId="03519E2E" w14:textId="3245246D" w:rsidR="00CD2DF4" w:rsidRDefault="00CD2DF4" w:rsidP="00E27B42">
            <w:pPr>
              <w:pStyle w:val="InstructionalText"/>
              <w:rPr>
                <w:i w:val="0"/>
                <w:color w:val="auto"/>
                <w:sz w:val="22"/>
                <w:szCs w:val="22"/>
              </w:rPr>
            </w:pPr>
            <w:r>
              <w:rPr>
                <w:i w:val="0"/>
                <w:color w:val="auto"/>
                <w:sz w:val="22"/>
                <w:szCs w:val="22"/>
              </w:rPr>
              <w:t>Traccar Client</w:t>
            </w:r>
          </w:p>
        </w:tc>
      </w:tr>
      <w:tr w:rsidR="00CD2DF4" w14:paraId="706997E2" w14:textId="77777777" w:rsidTr="00CD2DF4">
        <w:tc>
          <w:tcPr>
            <w:tcW w:w="2337" w:type="dxa"/>
          </w:tcPr>
          <w:p w14:paraId="1C014057" w14:textId="5B41E643" w:rsidR="00CD2DF4" w:rsidRDefault="00CD2DF4" w:rsidP="00E27B42">
            <w:pPr>
              <w:pStyle w:val="InstructionalText"/>
              <w:rPr>
                <w:i w:val="0"/>
                <w:color w:val="auto"/>
                <w:sz w:val="22"/>
                <w:szCs w:val="22"/>
              </w:rPr>
            </w:pPr>
            <w:r>
              <w:rPr>
                <w:i w:val="0"/>
                <w:color w:val="auto"/>
                <w:sz w:val="22"/>
                <w:szCs w:val="22"/>
              </w:rPr>
              <w:t>Server Address</w:t>
            </w:r>
          </w:p>
        </w:tc>
        <w:tc>
          <w:tcPr>
            <w:tcW w:w="2337" w:type="dxa"/>
          </w:tcPr>
          <w:p w14:paraId="770E1BB9" w14:textId="0A57DD21" w:rsidR="00CD2DF4" w:rsidRDefault="00CD2DF4" w:rsidP="00E27B42">
            <w:pPr>
              <w:pStyle w:val="InstructionalText"/>
              <w:rPr>
                <w:i w:val="0"/>
                <w:color w:val="auto"/>
                <w:sz w:val="22"/>
                <w:szCs w:val="22"/>
              </w:rPr>
            </w:pPr>
            <w:r>
              <w:rPr>
                <w:i w:val="0"/>
                <w:color w:val="auto"/>
                <w:sz w:val="22"/>
                <w:szCs w:val="22"/>
              </w:rPr>
              <w:t>Default address provided, but can be manually input</w:t>
            </w:r>
          </w:p>
        </w:tc>
        <w:tc>
          <w:tcPr>
            <w:tcW w:w="2338" w:type="dxa"/>
          </w:tcPr>
          <w:p w14:paraId="734A8B67" w14:textId="7B7C5CC5" w:rsidR="00CD2DF4" w:rsidRDefault="00CD2DF4" w:rsidP="00E27B42">
            <w:pPr>
              <w:pStyle w:val="InstructionalText"/>
              <w:rPr>
                <w:i w:val="0"/>
                <w:color w:val="auto"/>
                <w:sz w:val="22"/>
                <w:szCs w:val="22"/>
              </w:rPr>
            </w:pPr>
            <w:r>
              <w:rPr>
                <w:i w:val="0"/>
                <w:color w:val="auto"/>
                <w:sz w:val="22"/>
                <w:szCs w:val="22"/>
              </w:rPr>
              <w:t>User input</w:t>
            </w:r>
          </w:p>
        </w:tc>
        <w:tc>
          <w:tcPr>
            <w:tcW w:w="2338" w:type="dxa"/>
          </w:tcPr>
          <w:p w14:paraId="0DD2F0B9" w14:textId="0EEFD70A" w:rsidR="00CD2DF4" w:rsidRDefault="00CD2DF4" w:rsidP="00E27B42">
            <w:pPr>
              <w:pStyle w:val="InstructionalText"/>
              <w:rPr>
                <w:i w:val="0"/>
                <w:color w:val="auto"/>
                <w:sz w:val="22"/>
                <w:szCs w:val="22"/>
              </w:rPr>
            </w:pPr>
            <w:r>
              <w:rPr>
                <w:i w:val="0"/>
                <w:color w:val="auto"/>
                <w:sz w:val="22"/>
                <w:szCs w:val="22"/>
              </w:rPr>
              <w:t>Traccar Client</w:t>
            </w:r>
          </w:p>
        </w:tc>
      </w:tr>
      <w:tr w:rsidR="00CD2DF4" w14:paraId="1E2373D3" w14:textId="77777777" w:rsidTr="00CD2DF4">
        <w:tc>
          <w:tcPr>
            <w:tcW w:w="2337" w:type="dxa"/>
          </w:tcPr>
          <w:p w14:paraId="3A586C30" w14:textId="7042FB62" w:rsidR="00CD2DF4" w:rsidRDefault="00CD2DF4" w:rsidP="00E27B42">
            <w:pPr>
              <w:pStyle w:val="InstructionalText"/>
              <w:rPr>
                <w:i w:val="0"/>
                <w:color w:val="auto"/>
                <w:sz w:val="22"/>
                <w:szCs w:val="22"/>
              </w:rPr>
            </w:pPr>
            <w:r>
              <w:rPr>
                <w:i w:val="0"/>
                <w:color w:val="auto"/>
                <w:sz w:val="22"/>
                <w:szCs w:val="22"/>
              </w:rPr>
              <w:t>Server Port</w:t>
            </w:r>
          </w:p>
        </w:tc>
        <w:tc>
          <w:tcPr>
            <w:tcW w:w="2337" w:type="dxa"/>
          </w:tcPr>
          <w:p w14:paraId="6D3B4BB2" w14:textId="3A2B1BDF" w:rsidR="00CD2DF4" w:rsidRDefault="00CD2DF4" w:rsidP="00E27B42">
            <w:pPr>
              <w:pStyle w:val="InstructionalText"/>
              <w:rPr>
                <w:i w:val="0"/>
                <w:color w:val="auto"/>
                <w:sz w:val="22"/>
                <w:szCs w:val="22"/>
              </w:rPr>
            </w:pPr>
            <w:r>
              <w:rPr>
                <w:i w:val="0"/>
                <w:color w:val="auto"/>
                <w:sz w:val="22"/>
                <w:szCs w:val="22"/>
              </w:rPr>
              <w:t>Default port provided, but can be manually input</w:t>
            </w:r>
          </w:p>
        </w:tc>
        <w:tc>
          <w:tcPr>
            <w:tcW w:w="2338" w:type="dxa"/>
          </w:tcPr>
          <w:p w14:paraId="16D3D8D6" w14:textId="115AEFC3" w:rsidR="00CD2DF4" w:rsidRDefault="00CD2DF4" w:rsidP="00E27B42">
            <w:pPr>
              <w:pStyle w:val="InstructionalText"/>
              <w:rPr>
                <w:i w:val="0"/>
                <w:color w:val="auto"/>
                <w:sz w:val="22"/>
                <w:szCs w:val="22"/>
              </w:rPr>
            </w:pPr>
            <w:r>
              <w:rPr>
                <w:i w:val="0"/>
                <w:color w:val="auto"/>
                <w:sz w:val="22"/>
                <w:szCs w:val="22"/>
              </w:rPr>
              <w:t>User input</w:t>
            </w:r>
          </w:p>
        </w:tc>
        <w:tc>
          <w:tcPr>
            <w:tcW w:w="2338" w:type="dxa"/>
          </w:tcPr>
          <w:p w14:paraId="5832563E" w14:textId="7D796B0B" w:rsidR="00CD2DF4" w:rsidRDefault="00CD2DF4" w:rsidP="00E27B42">
            <w:pPr>
              <w:pStyle w:val="InstructionalText"/>
              <w:rPr>
                <w:i w:val="0"/>
                <w:color w:val="auto"/>
                <w:sz w:val="22"/>
                <w:szCs w:val="22"/>
              </w:rPr>
            </w:pPr>
            <w:r>
              <w:rPr>
                <w:i w:val="0"/>
                <w:color w:val="auto"/>
                <w:sz w:val="22"/>
                <w:szCs w:val="22"/>
              </w:rPr>
              <w:t>Traccar Client</w:t>
            </w:r>
          </w:p>
        </w:tc>
      </w:tr>
      <w:tr w:rsidR="00CD2DF4" w14:paraId="7691F0D7" w14:textId="77777777" w:rsidTr="00CD2DF4">
        <w:tc>
          <w:tcPr>
            <w:tcW w:w="2337" w:type="dxa"/>
          </w:tcPr>
          <w:p w14:paraId="2FAE1532" w14:textId="31F4836E" w:rsidR="00CD2DF4" w:rsidRDefault="00CD2DF4" w:rsidP="00E27B42">
            <w:pPr>
              <w:pStyle w:val="InstructionalText"/>
              <w:rPr>
                <w:i w:val="0"/>
                <w:color w:val="auto"/>
                <w:sz w:val="22"/>
                <w:szCs w:val="22"/>
              </w:rPr>
            </w:pPr>
            <w:r>
              <w:rPr>
                <w:i w:val="0"/>
                <w:color w:val="auto"/>
                <w:sz w:val="22"/>
                <w:szCs w:val="22"/>
              </w:rPr>
              <w:t>Frequency</w:t>
            </w:r>
          </w:p>
        </w:tc>
        <w:tc>
          <w:tcPr>
            <w:tcW w:w="2337" w:type="dxa"/>
          </w:tcPr>
          <w:p w14:paraId="446FFEFF" w14:textId="32819139" w:rsidR="00CD2DF4" w:rsidRDefault="00CD2DF4" w:rsidP="00E27B42">
            <w:pPr>
              <w:pStyle w:val="InstructionalText"/>
              <w:rPr>
                <w:i w:val="0"/>
                <w:color w:val="auto"/>
                <w:sz w:val="22"/>
                <w:szCs w:val="22"/>
              </w:rPr>
            </w:pPr>
            <w:r>
              <w:rPr>
                <w:i w:val="0"/>
                <w:color w:val="auto"/>
                <w:sz w:val="22"/>
                <w:szCs w:val="22"/>
              </w:rPr>
              <w:t>Default value provided, but can be manually input</w:t>
            </w:r>
          </w:p>
        </w:tc>
        <w:tc>
          <w:tcPr>
            <w:tcW w:w="2338" w:type="dxa"/>
          </w:tcPr>
          <w:p w14:paraId="179662B1" w14:textId="33A936A0" w:rsidR="00CD2DF4" w:rsidRDefault="00CD2DF4" w:rsidP="00E27B42">
            <w:pPr>
              <w:pStyle w:val="InstructionalText"/>
              <w:rPr>
                <w:i w:val="0"/>
                <w:color w:val="auto"/>
                <w:sz w:val="22"/>
                <w:szCs w:val="22"/>
              </w:rPr>
            </w:pPr>
            <w:r>
              <w:rPr>
                <w:i w:val="0"/>
                <w:color w:val="auto"/>
                <w:sz w:val="22"/>
                <w:szCs w:val="22"/>
              </w:rPr>
              <w:t>User input</w:t>
            </w:r>
          </w:p>
        </w:tc>
        <w:tc>
          <w:tcPr>
            <w:tcW w:w="2338" w:type="dxa"/>
          </w:tcPr>
          <w:p w14:paraId="7F54E2E9" w14:textId="30F4F17F" w:rsidR="00CD2DF4" w:rsidRDefault="00CD2DF4" w:rsidP="00E27B42">
            <w:pPr>
              <w:pStyle w:val="InstructionalText"/>
              <w:rPr>
                <w:i w:val="0"/>
                <w:color w:val="auto"/>
                <w:sz w:val="22"/>
                <w:szCs w:val="22"/>
              </w:rPr>
            </w:pPr>
            <w:r>
              <w:rPr>
                <w:i w:val="0"/>
                <w:color w:val="auto"/>
                <w:sz w:val="22"/>
                <w:szCs w:val="22"/>
              </w:rPr>
              <w:t>Traccar Client</w:t>
            </w:r>
          </w:p>
        </w:tc>
      </w:tr>
      <w:tr w:rsidR="00CD2DF4" w14:paraId="59D3E182" w14:textId="77777777" w:rsidTr="00CD2DF4">
        <w:tc>
          <w:tcPr>
            <w:tcW w:w="2337" w:type="dxa"/>
          </w:tcPr>
          <w:p w14:paraId="15B23697" w14:textId="6193343B" w:rsidR="00CD2DF4" w:rsidRDefault="001B50B3" w:rsidP="00E27B42">
            <w:pPr>
              <w:pStyle w:val="InstructionalText"/>
              <w:rPr>
                <w:i w:val="0"/>
                <w:color w:val="auto"/>
                <w:sz w:val="22"/>
                <w:szCs w:val="22"/>
              </w:rPr>
            </w:pPr>
            <w:r>
              <w:rPr>
                <w:i w:val="0"/>
                <w:color w:val="auto"/>
                <w:sz w:val="22"/>
                <w:szCs w:val="22"/>
              </w:rPr>
              <w:t>Device Name</w:t>
            </w:r>
          </w:p>
        </w:tc>
        <w:tc>
          <w:tcPr>
            <w:tcW w:w="2337" w:type="dxa"/>
          </w:tcPr>
          <w:p w14:paraId="70E50AE8" w14:textId="7A3787EB" w:rsidR="00CD2DF4" w:rsidRDefault="001B50B3" w:rsidP="00E27B42">
            <w:pPr>
              <w:pStyle w:val="InstructionalText"/>
              <w:rPr>
                <w:i w:val="0"/>
                <w:color w:val="auto"/>
                <w:sz w:val="22"/>
                <w:szCs w:val="22"/>
              </w:rPr>
            </w:pPr>
            <w:r>
              <w:rPr>
                <w:i w:val="0"/>
                <w:color w:val="auto"/>
                <w:sz w:val="22"/>
                <w:szCs w:val="22"/>
              </w:rPr>
              <w:t>Manually input</w:t>
            </w:r>
          </w:p>
        </w:tc>
        <w:tc>
          <w:tcPr>
            <w:tcW w:w="2338" w:type="dxa"/>
          </w:tcPr>
          <w:p w14:paraId="1DE04E22" w14:textId="6F6C0F35" w:rsidR="00CD2DF4" w:rsidRDefault="001B50B3" w:rsidP="00E27B42">
            <w:pPr>
              <w:pStyle w:val="InstructionalText"/>
              <w:rPr>
                <w:i w:val="0"/>
                <w:color w:val="auto"/>
                <w:sz w:val="22"/>
                <w:szCs w:val="22"/>
              </w:rPr>
            </w:pPr>
            <w:r>
              <w:rPr>
                <w:i w:val="0"/>
                <w:color w:val="auto"/>
                <w:sz w:val="22"/>
                <w:szCs w:val="22"/>
              </w:rPr>
              <w:t>User input</w:t>
            </w:r>
          </w:p>
        </w:tc>
        <w:tc>
          <w:tcPr>
            <w:tcW w:w="2338" w:type="dxa"/>
          </w:tcPr>
          <w:p w14:paraId="41223EE6" w14:textId="50A508F6" w:rsidR="00CD2DF4" w:rsidRDefault="001B50B3" w:rsidP="00E27B42">
            <w:pPr>
              <w:pStyle w:val="InstructionalText"/>
              <w:rPr>
                <w:i w:val="0"/>
                <w:color w:val="auto"/>
                <w:sz w:val="22"/>
                <w:szCs w:val="22"/>
              </w:rPr>
            </w:pPr>
            <w:r>
              <w:rPr>
                <w:i w:val="0"/>
                <w:color w:val="auto"/>
                <w:sz w:val="22"/>
                <w:szCs w:val="22"/>
              </w:rPr>
              <w:t>Traccar Web UI</w:t>
            </w:r>
          </w:p>
        </w:tc>
      </w:tr>
      <w:tr w:rsidR="001B50B3" w14:paraId="6132E8CA" w14:textId="77777777" w:rsidTr="00CD2DF4">
        <w:tc>
          <w:tcPr>
            <w:tcW w:w="2337" w:type="dxa"/>
          </w:tcPr>
          <w:p w14:paraId="523BE13A" w14:textId="374C2AF4" w:rsidR="001B50B3" w:rsidRDefault="001B50B3" w:rsidP="00E27B42">
            <w:pPr>
              <w:pStyle w:val="InstructionalText"/>
              <w:rPr>
                <w:i w:val="0"/>
                <w:color w:val="auto"/>
                <w:sz w:val="22"/>
                <w:szCs w:val="22"/>
              </w:rPr>
            </w:pPr>
            <w:r>
              <w:rPr>
                <w:i w:val="0"/>
                <w:color w:val="auto"/>
                <w:sz w:val="22"/>
                <w:szCs w:val="22"/>
              </w:rPr>
              <w:t>Device Protocol</w:t>
            </w:r>
          </w:p>
        </w:tc>
        <w:tc>
          <w:tcPr>
            <w:tcW w:w="2337" w:type="dxa"/>
          </w:tcPr>
          <w:p w14:paraId="5E3C5EB0" w14:textId="4D07C354" w:rsidR="001B50B3" w:rsidRDefault="001B50B3" w:rsidP="00E27B42">
            <w:pPr>
              <w:pStyle w:val="InstructionalText"/>
              <w:rPr>
                <w:i w:val="0"/>
                <w:color w:val="auto"/>
                <w:sz w:val="22"/>
                <w:szCs w:val="22"/>
              </w:rPr>
            </w:pPr>
            <w:r>
              <w:rPr>
                <w:i w:val="0"/>
                <w:color w:val="auto"/>
                <w:sz w:val="22"/>
                <w:szCs w:val="22"/>
              </w:rPr>
              <w:t>Automatically generated</w:t>
            </w:r>
          </w:p>
        </w:tc>
        <w:tc>
          <w:tcPr>
            <w:tcW w:w="2338" w:type="dxa"/>
          </w:tcPr>
          <w:p w14:paraId="4D096000" w14:textId="53ADC96D" w:rsidR="001B50B3" w:rsidRDefault="001B50B3" w:rsidP="00E27B42">
            <w:pPr>
              <w:pStyle w:val="InstructionalText"/>
              <w:rPr>
                <w:i w:val="0"/>
                <w:color w:val="auto"/>
                <w:sz w:val="22"/>
                <w:szCs w:val="22"/>
              </w:rPr>
            </w:pPr>
            <w:r>
              <w:rPr>
                <w:i w:val="0"/>
                <w:color w:val="auto"/>
                <w:sz w:val="22"/>
                <w:szCs w:val="22"/>
              </w:rPr>
              <w:t>Generated according to the port that device data is forwarded to</w:t>
            </w:r>
          </w:p>
        </w:tc>
        <w:tc>
          <w:tcPr>
            <w:tcW w:w="2338" w:type="dxa"/>
          </w:tcPr>
          <w:p w14:paraId="7BB4C693" w14:textId="64B791D2" w:rsidR="001B50B3" w:rsidRDefault="001B50B3" w:rsidP="00E27B42">
            <w:pPr>
              <w:pStyle w:val="InstructionalText"/>
              <w:rPr>
                <w:i w:val="0"/>
                <w:color w:val="auto"/>
                <w:sz w:val="22"/>
                <w:szCs w:val="22"/>
              </w:rPr>
            </w:pPr>
            <w:r>
              <w:rPr>
                <w:i w:val="0"/>
                <w:color w:val="auto"/>
                <w:sz w:val="22"/>
                <w:szCs w:val="22"/>
              </w:rPr>
              <w:t>Traccar Server</w:t>
            </w:r>
          </w:p>
        </w:tc>
      </w:tr>
      <w:tr w:rsidR="001B50B3" w14:paraId="5BB5BBC4" w14:textId="77777777" w:rsidTr="00CD2DF4">
        <w:tc>
          <w:tcPr>
            <w:tcW w:w="2337" w:type="dxa"/>
          </w:tcPr>
          <w:p w14:paraId="1C402EEF" w14:textId="0AC592A7" w:rsidR="001B50B3" w:rsidRDefault="001B50B3" w:rsidP="00E27B42">
            <w:pPr>
              <w:pStyle w:val="InstructionalText"/>
              <w:rPr>
                <w:i w:val="0"/>
                <w:color w:val="auto"/>
                <w:sz w:val="22"/>
                <w:szCs w:val="22"/>
              </w:rPr>
            </w:pPr>
            <w:r>
              <w:rPr>
                <w:i w:val="0"/>
                <w:color w:val="auto"/>
                <w:sz w:val="22"/>
                <w:szCs w:val="22"/>
              </w:rPr>
              <w:lastRenderedPageBreak/>
              <w:t>Device Status</w:t>
            </w:r>
          </w:p>
        </w:tc>
        <w:tc>
          <w:tcPr>
            <w:tcW w:w="2337" w:type="dxa"/>
          </w:tcPr>
          <w:p w14:paraId="65553C05" w14:textId="569BD47D" w:rsidR="001B50B3" w:rsidRDefault="001B50B3" w:rsidP="00E27B42">
            <w:pPr>
              <w:pStyle w:val="InstructionalText"/>
              <w:rPr>
                <w:i w:val="0"/>
                <w:color w:val="auto"/>
                <w:sz w:val="22"/>
                <w:szCs w:val="22"/>
              </w:rPr>
            </w:pPr>
            <w:r>
              <w:rPr>
                <w:i w:val="0"/>
                <w:color w:val="auto"/>
                <w:sz w:val="22"/>
                <w:szCs w:val="22"/>
              </w:rPr>
              <w:t>Automatically generated</w:t>
            </w:r>
          </w:p>
        </w:tc>
        <w:tc>
          <w:tcPr>
            <w:tcW w:w="2338" w:type="dxa"/>
          </w:tcPr>
          <w:p w14:paraId="11EC8AAC" w14:textId="189B6B14" w:rsidR="001B50B3" w:rsidRDefault="001B50B3" w:rsidP="00E27B42">
            <w:pPr>
              <w:pStyle w:val="InstructionalText"/>
              <w:rPr>
                <w:i w:val="0"/>
                <w:color w:val="auto"/>
                <w:sz w:val="22"/>
                <w:szCs w:val="22"/>
              </w:rPr>
            </w:pPr>
            <w:r>
              <w:rPr>
                <w:i w:val="0"/>
                <w:color w:val="auto"/>
                <w:sz w:val="22"/>
                <w:szCs w:val="22"/>
              </w:rPr>
              <w:t>Generated according to the time of last update from the device</w:t>
            </w:r>
          </w:p>
        </w:tc>
        <w:tc>
          <w:tcPr>
            <w:tcW w:w="2338" w:type="dxa"/>
          </w:tcPr>
          <w:p w14:paraId="3A90AFD1" w14:textId="15324D35" w:rsidR="001B50B3" w:rsidRDefault="001B50B3" w:rsidP="00E27B42">
            <w:pPr>
              <w:pStyle w:val="InstructionalText"/>
              <w:rPr>
                <w:i w:val="0"/>
                <w:color w:val="auto"/>
                <w:sz w:val="22"/>
                <w:szCs w:val="22"/>
              </w:rPr>
            </w:pPr>
            <w:r>
              <w:rPr>
                <w:i w:val="0"/>
                <w:color w:val="auto"/>
                <w:sz w:val="22"/>
                <w:szCs w:val="22"/>
              </w:rPr>
              <w:t>Traccar Server</w:t>
            </w:r>
          </w:p>
        </w:tc>
      </w:tr>
      <w:tr w:rsidR="001B50B3" w14:paraId="3E0CCA0C" w14:textId="77777777" w:rsidTr="00CD2DF4">
        <w:tc>
          <w:tcPr>
            <w:tcW w:w="2337" w:type="dxa"/>
          </w:tcPr>
          <w:p w14:paraId="0327A4EF" w14:textId="52EEAD48" w:rsidR="001B50B3" w:rsidRDefault="001B50B3" w:rsidP="00E27B42">
            <w:pPr>
              <w:pStyle w:val="InstructionalText"/>
              <w:rPr>
                <w:i w:val="0"/>
                <w:color w:val="auto"/>
                <w:sz w:val="22"/>
                <w:szCs w:val="22"/>
              </w:rPr>
            </w:pPr>
            <w:r>
              <w:rPr>
                <w:i w:val="0"/>
                <w:color w:val="auto"/>
                <w:sz w:val="22"/>
                <w:szCs w:val="22"/>
              </w:rPr>
              <w:t>Device Position (including latitude, longitude, course, altitude, speed and time of fix)</w:t>
            </w:r>
          </w:p>
        </w:tc>
        <w:tc>
          <w:tcPr>
            <w:tcW w:w="2337" w:type="dxa"/>
          </w:tcPr>
          <w:p w14:paraId="22EF141B" w14:textId="2F00D173" w:rsidR="001B50B3" w:rsidRDefault="001B50B3" w:rsidP="00E27B42">
            <w:pPr>
              <w:pStyle w:val="InstructionalText"/>
              <w:rPr>
                <w:i w:val="0"/>
                <w:color w:val="auto"/>
                <w:sz w:val="22"/>
                <w:szCs w:val="22"/>
              </w:rPr>
            </w:pPr>
            <w:r>
              <w:rPr>
                <w:i w:val="0"/>
                <w:color w:val="auto"/>
                <w:sz w:val="22"/>
                <w:szCs w:val="22"/>
              </w:rPr>
              <w:t>Automatically generated</w:t>
            </w:r>
          </w:p>
        </w:tc>
        <w:tc>
          <w:tcPr>
            <w:tcW w:w="2338" w:type="dxa"/>
          </w:tcPr>
          <w:p w14:paraId="48E31AE4" w14:textId="5C6AE388" w:rsidR="001B50B3" w:rsidRDefault="001B50B3" w:rsidP="00E27B42">
            <w:pPr>
              <w:pStyle w:val="InstructionalText"/>
              <w:rPr>
                <w:i w:val="0"/>
                <w:color w:val="auto"/>
                <w:sz w:val="22"/>
                <w:szCs w:val="22"/>
              </w:rPr>
            </w:pPr>
            <w:r>
              <w:rPr>
                <w:i w:val="0"/>
                <w:color w:val="auto"/>
                <w:sz w:val="22"/>
                <w:szCs w:val="22"/>
              </w:rPr>
              <w:t>Generated according to position received from external sensors</w:t>
            </w:r>
          </w:p>
        </w:tc>
        <w:tc>
          <w:tcPr>
            <w:tcW w:w="2338" w:type="dxa"/>
          </w:tcPr>
          <w:p w14:paraId="4B8B6775" w14:textId="7F38FF0E" w:rsidR="001B50B3" w:rsidRDefault="001B50B3" w:rsidP="00E27B42">
            <w:pPr>
              <w:pStyle w:val="InstructionalText"/>
              <w:rPr>
                <w:i w:val="0"/>
                <w:color w:val="auto"/>
                <w:sz w:val="22"/>
                <w:szCs w:val="22"/>
              </w:rPr>
            </w:pPr>
            <w:r>
              <w:rPr>
                <w:i w:val="0"/>
                <w:color w:val="auto"/>
                <w:sz w:val="22"/>
                <w:szCs w:val="22"/>
              </w:rPr>
              <w:t>Traccar Client</w:t>
            </w:r>
          </w:p>
        </w:tc>
      </w:tr>
      <w:tr w:rsidR="001B50B3" w14:paraId="295DC988" w14:textId="77777777" w:rsidTr="00CD2DF4">
        <w:tc>
          <w:tcPr>
            <w:tcW w:w="2337" w:type="dxa"/>
          </w:tcPr>
          <w:p w14:paraId="72D6CDCF" w14:textId="3578255A" w:rsidR="001B50B3" w:rsidRDefault="001B50B3" w:rsidP="00E27B42">
            <w:pPr>
              <w:pStyle w:val="InstructionalText"/>
              <w:rPr>
                <w:i w:val="0"/>
                <w:color w:val="auto"/>
                <w:sz w:val="22"/>
                <w:szCs w:val="22"/>
              </w:rPr>
            </w:pPr>
            <w:r>
              <w:rPr>
                <w:i w:val="0"/>
                <w:color w:val="auto"/>
                <w:sz w:val="22"/>
                <w:szCs w:val="22"/>
              </w:rPr>
              <w:t>Device Icon</w:t>
            </w:r>
          </w:p>
        </w:tc>
        <w:tc>
          <w:tcPr>
            <w:tcW w:w="2337" w:type="dxa"/>
          </w:tcPr>
          <w:p w14:paraId="35A26BE5" w14:textId="7B8E327B" w:rsidR="001B50B3" w:rsidRDefault="001B50B3" w:rsidP="00E27B42">
            <w:pPr>
              <w:pStyle w:val="InstructionalText"/>
              <w:rPr>
                <w:i w:val="0"/>
                <w:color w:val="auto"/>
                <w:sz w:val="22"/>
                <w:szCs w:val="22"/>
              </w:rPr>
            </w:pPr>
            <w:r>
              <w:rPr>
                <w:i w:val="0"/>
                <w:color w:val="auto"/>
                <w:sz w:val="22"/>
                <w:szCs w:val="22"/>
              </w:rPr>
              <w:t>Default icons provided, but additional icons can be added</w:t>
            </w:r>
          </w:p>
        </w:tc>
        <w:tc>
          <w:tcPr>
            <w:tcW w:w="2338" w:type="dxa"/>
          </w:tcPr>
          <w:p w14:paraId="33120709" w14:textId="084F93DE" w:rsidR="001B50B3" w:rsidRDefault="001B50B3" w:rsidP="00E27B42">
            <w:pPr>
              <w:pStyle w:val="InstructionalText"/>
              <w:rPr>
                <w:i w:val="0"/>
                <w:color w:val="auto"/>
                <w:sz w:val="22"/>
                <w:szCs w:val="22"/>
              </w:rPr>
            </w:pPr>
            <w:r>
              <w:rPr>
                <w:i w:val="0"/>
                <w:color w:val="auto"/>
                <w:sz w:val="22"/>
                <w:szCs w:val="22"/>
              </w:rPr>
              <w:t>User input</w:t>
            </w:r>
          </w:p>
        </w:tc>
        <w:tc>
          <w:tcPr>
            <w:tcW w:w="2338" w:type="dxa"/>
          </w:tcPr>
          <w:p w14:paraId="55A4ABC0" w14:textId="36B2810E" w:rsidR="001B50B3" w:rsidRDefault="001B50B3" w:rsidP="00E27B42">
            <w:pPr>
              <w:pStyle w:val="InstructionalText"/>
              <w:rPr>
                <w:i w:val="0"/>
                <w:color w:val="auto"/>
                <w:sz w:val="22"/>
                <w:szCs w:val="22"/>
              </w:rPr>
            </w:pPr>
            <w:r>
              <w:rPr>
                <w:i w:val="0"/>
                <w:color w:val="auto"/>
                <w:sz w:val="22"/>
                <w:szCs w:val="22"/>
              </w:rPr>
              <w:t>Traccar Web UI</w:t>
            </w:r>
          </w:p>
        </w:tc>
      </w:tr>
      <w:tr w:rsidR="001B50B3" w14:paraId="5AAA9FAF" w14:textId="77777777" w:rsidTr="00CD2DF4">
        <w:tc>
          <w:tcPr>
            <w:tcW w:w="2337" w:type="dxa"/>
          </w:tcPr>
          <w:p w14:paraId="41B33471" w14:textId="5ED0E35F" w:rsidR="001B50B3" w:rsidRDefault="001B50B3" w:rsidP="00E27B42">
            <w:pPr>
              <w:pStyle w:val="InstructionalText"/>
              <w:rPr>
                <w:i w:val="0"/>
                <w:color w:val="auto"/>
                <w:sz w:val="22"/>
                <w:szCs w:val="22"/>
              </w:rPr>
            </w:pPr>
            <w:r>
              <w:rPr>
                <w:i w:val="0"/>
                <w:color w:val="auto"/>
                <w:sz w:val="22"/>
                <w:szCs w:val="22"/>
              </w:rPr>
              <w:t>Group Name</w:t>
            </w:r>
          </w:p>
        </w:tc>
        <w:tc>
          <w:tcPr>
            <w:tcW w:w="2337" w:type="dxa"/>
          </w:tcPr>
          <w:p w14:paraId="12EFA852" w14:textId="258EC129" w:rsidR="001B50B3" w:rsidRDefault="001B50B3" w:rsidP="00E27B42">
            <w:pPr>
              <w:pStyle w:val="InstructionalText"/>
              <w:rPr>
                <w:i w:val="0"/>
                <w:color w:val="auto"/>
                <w:sz w:val="22"/>
                <w:szCs w:val="22"/>
              </w:rPr>
            </w:pPr>
            <w:r>
              <w:rPr>
                <w:i w:val="0"/>
                <w:color w:val="auto"/>
                <w:sz w:val="22"/>
                <w:szCs w:val="22"/>
              </w:rPr>
              <w:t>Manually input</w:t>
            </w:r>
          </w:p>
        </w:tc>
        <w:tc>
          <w:tcPr>
            <w:tcW w:w="2338" w:type="dxa"/>
          </w:tcPr>
          <w:p w14:paraId="0F192064" w14:textId="669C00BE" w:rsidR="001B50B3" w:rsidRDefault="001B50B3" w:rsidP="00E27B42">
            <w:pPr>
              <w:pStyle w:val="InstructionalText"/>
              <w:rPr>
                <w:i w:val="0"/>
                <w:color w:val="auto"/>
                <w:sz w:val="22"/>
                <w:szCs w:val="22"/>
              </w:rPr>
            </w:pPr>
            <w:r>
              <w:rPr>
                <w:i w:val="0"/>
                <w:color w:val="auto"/>
                <w:sz w:val="22"/>
                <w:szCs w:val="22"/>
              </w:rPr>
              <w:t>User input</w:t>
            </w:r>
          </w:p>
        </w:tc>
        <w:tc>
          <w:tcPr>
            <w:tcW w:w="2338" w:type="dxa"/>
          </w:tcPr>
          <w:p w14:paraId="51FC648F" w14:textId="07F2766B" w:rsidR="001B50B3" w:rsidRDefault="001B50B3" w:rsidP="00E27B42">
            <w:pPr>
              <w:pStyle w:val="InstructionalText"/>
              <w:rPr>
                <w:i w:val="0"/>
                <w:color w:val="auto"/>
                <w:sz w:val="22"/>
                <w:szCs w:val="22"/>
              </w:rPr>
            </w:pPr>
            <w:r>
              <w:rPr>
                <w:i w:val="0"/>
                <w:color w:val="auto"/>
                <w:sz w:val="22"/>
                <w:szCs w:val="22"/>
              </w:rPr>
              <w:t>Traccar Web UI</w:t>
            </w:r>
          </w:p>
        </w:tc>
      </w:tr>
      <w:tr w:rsidR="001B50B3" w14:paraId="3CB0ADB2" w14:textId="77777777" w:rsidTr="00CD2DF4">
        <w:tc>
          <w:tcPr>
            <w:tcW w:w="2337" w:type="dxa"/>
          </w:tcPr>
          <w:p w14:paraId="3A213028" w14:textId="4C4EB227" w:rsidR="001B50B3" w:rsidRDefault="001B50B3" w:rsidP="00E27B42">
            <w:pPr>
              <w:pStyle w:val="InstructionalText"/>
              <w:rPr>
                <w:i w:val="0"/>
                <w:color w:val="auto"/>
                <w:sz w:val="22"/>
                <w:szCs w:val="22"/>
              </w:rPr>
            </w:pPr>
            <w:r>
              <w:rPr>
                <w:i w:val="0"/>
                <w:color w:val="auto"/>
                <w:sz w:val="22"/>
                <w:szCs w:val="22"/>
              </w:rPr>
              <w:t>User (including name, password, phone number and devices)</w:t>
            </w:r>
          </w:p>
        </w:tc>
        <w:tc>
          <w:tcPr>
            <w:tcW w:w="2337" w:type="dxa"/>
          </w:tcPr>
          <w:p w14:paraId="26415449" w14:textId="1872B5C8" w:rsidR="001B50B3" w:rsidRDefault="001B50B3" w:rsidP="00E27B42">
            <w:pPr>
              <w:pStyle w:val="InstructionalText"/>
              <w:rPr>
                <w:i w:val="0"/>
                <w:color w:val="auto"/>
                <w:sz w:val="22"/>
                <w:szCs w:val="22"/>
              </w:rPr>
            </w:pPr>
            <w:r>
              <w:rPr>
                <w:i w:val="0"/>
                <w:color w:val="auto"/>
                <w:sz w:val="22"/>
                <w:szCs w:val="22"/>
              </w:rPr>
              <w:t>Manually input</w:t>
            </w:r>
          </w:p>
        </w:tc>
        <w:tc>
          <w:tcPr>
            <w:tcW w:w="2338" w:type="dxa"/>
          </w:tcPr>
          <w:p w14:paraId="334B419F" w14:textId="0C22E933" w:rsidR="001B50B3" w:rsidRDefault="001B50B3" w:rsidP="00E27B42">
            <w:pPr>
              <w:pStyle w:val="InstructionalText"/>
              <w:rPr>
                <w:i w:val="0"/>
                <w:color w:val="auto"/>
                <w:sz w:val="22"/>
                <w:szCs w:val="22"/>
              </w:rPr>
            </w:pPr>
            <w:r>
              <w:rPr>
                <w:i w:val="0"/>
                <w:color w:val="auto"/>
                <w:sz w:val="22"/>
                <w:szCs w:val="22"/>
              </w:rPr>
              <w:t>User input</w:t>
            </w:r>
          </w:p>
        </w:tc>
        <w:tc>
          <w:tcPr>
            <w:tcW w:w="2338" w:type="dxa"/>
          </w:tcPr>
          <w:p w14:paraId="69214714" w14:textId="0A3056A5" w:rsidR="001B50B3" w:rsidRDefault="001B50B3" w:rsidP="00E27B42">
            <w:pPr>
              <w:pStyle w:val="InstructionalText"/>
              <w:rPr>
                <w:i w:val="0"/>
                <w:color w:val="auto"/>
                <w:sz w:val="22"/>
                <w:szCs w:val="22"/>
              </w:rPr>
            </w:pPr>
            <w:r>
              <w:rPr>
                <w:i w:val="0"/>
                <w:color w:val="auto"/>
                <w:sz w:val="22"/>
                <w:szCs w:val="22"/>
              </w:rPr>
              <w:t>Traccar Web UI</w:t>
            </w:r>
          </w:p>
        </w:tc>
      </w:tr>
      <w:tr w:rsidR="001B50B3" w14:paraId="067445A6" w14:textId="77777777" w:rsidTr="00CD2DF4">
        <w:tc>
          <w:tcPr>
            <w:tcW w:w="2337" w:type="dxa"/>
          </w:tcPr>
          <w:p w14:paraId="6D587363" w14:textId="1B9638B5" w:rsidR="001B50B3" w:rsidRDefault="001B50B3" w:rsidP="00E27B42">
            <w:pPr>
              <w:pStyle w:val="InstructionalText"/>
              <w:rPr>
                <w:i w:val="0"/>
                <w:color w:val="auto"/>
                <w:sz w:val="22"/>
                <w:szCs w:val="22"/>
              </w:rPr>
            </w:pPr>
            <w:r>
              <w:rPr>
                <w:i w:val="0"/>
                <w:color w:val="auto"/>
                <w:sz w:val="22"/>
                <w:szCs w:val="22"/>
              </w:rPr>
              <w:t>Application and User Settings (including map tile-set, filters, timeout)</w:t>
            </w:r>
          </w:p>
        </w:tc>
        <w:tc>
          <w:tcPr>
            <w:tcW w:w="2337" w:type="dxa"/>
          </w:tcPr>
          <w:p w14:paraId="754F9BE4" w14:textId="21E30005" w:rsidR="001B50B3" w:rsidRDefault="001B50B3" w:rsidP="00E27B42">
            <w:pPr>
              <w:pStyle w:val="InstructionalText"/>
              <w:rPr>
                <w:i w:val="0"/>
                <w:color w:val="auto"/>
                <w:sz w:val="22"/>
                <w:szCs w:val="22"/>
              </w:rPr>
            </w:pPr>
            <w:r>
              <w:rPr>
                <w:i w:val="0"/>
                <w:color w:val="auto"/>
                <w:sz w:val="22"/>
                <w:szCs w:val="22"/>
              </w:rPr>
              <w:t>Default values are provided, but can be manually provided</w:t>
            </w:r>
          </w:p>
        </w:tc>
        <w:tc>
          <w:tcPr>
            <w:tcW w:w="2338" w:type="dxa"/>
          </w:tcPr>
          <w:p w14:paraId="0A1C6EA5" w14:textId="5128EDE1" w:rsidR="001B50B3" w:rsidRDefault="001B50B3" w:rsidP="00E27B42">
            <w:pPr>
              <w:pStyle w:val="InstructionalText"/>
              <w:rPr>
                <w:i w:val="0"/>
                <w:color w:val="auto"/>
                <w:sz w:val="22"/>
                <w:szCs w:val="22"/>
              </w:rPr>
            </w:pPr>
            <w:r>
              <w:rPr>
                <w:i w:val="0"/>
                <w:color w:val="auto"/>
                <w:sz w:val="22"/>
                <w:szCs w:val="22"/>
              </w:rPr>
              <w:t>User input</w:t>
            </w:r>
          </w:p>
        </w:tc>
        <w:tc>
          <w:tcPr>
            <w:tcW w:w="2338" w:type="dxa"/>
          </w:tcPr>
          <w:p w14:paraId="7FCD6A4F" w14:textId="1ED0ECAA" w:rsidR="001B50B3" w:rsidRDefault="001B50B3" w:rsidP="00E27B42">
            <w:pPr>
              <w:pStyle w:val="InstructionalText"/>
              <w:rPr>
                <w:i w:val="0"/>
                <w:color w:val="auto"/>
                <w:sz w:val="22"/>
                <w:szCs w:val="22"/>
              </w:rPr>
            </w:pPr>
            <w:r>
              <w:rPr>
                <w:i w:val="0"/>
                <w:color w:val="auto"/>
                <w:sz w:val="22"/>
                <w:szCs w:val="22"/>
              </w:rPr>
              <w:t>Traccar Web UI</w:t>
            </w:r>
          </w:p>
        </w:tc>
      </w:tr>
    </w:tbl>
    <w:p w14:paraId="55169AAA" w14:textId="77777777" w:rsidR="006200A3" w:rsidRDefault="006200A3" w:rsidP="006200A3">
      <w:pPr>
        <w:pStyle w:val="Caption"/>
      </w:pPr>
      <w:r>
        <w:t xml:space="preserve">Table </w:t>
      </w:r>
      <w:r>
        <w:fldChar w:fldCharType="begin"/>
      </w:r>
      <w:r>
        <w:instrText xml:space="preserve"> SEQ Table \* ARABIC </w:instrText>
      </w:r>
      <w:r>
        <w:fldChar w:fldCharType="separate"/>
      </w:r>
      <w:r>
        <w:rPr>
          <w:noProof/>
        </w:rPr>
        <w:t>7</w:t>
      </w:r>
      <w:r>
        <w:fldChar w:fldCharType="end"/>
      </w:r>
      <w:r>
        <w:t>: Data</w:t>
      </w:r>
    </w:p>
    <w:p w14:paraId="06B8C82A" w14:textId="6BF312FA" w:rsidR="00CD2DF4" w:rsidRDefault="00F05267" w:rsidP="00E27B42">
      <w:pPr>
        <w:pStyle w:val="InstructionalText"/>
        <w:rPr>
          <w:i w:val="0"/>
          <w:color w:val="auto"/>
          <w:sz w:val="22"/>
          <w:szCs w:val="22"/>
        </w:rPr>
      </w:pPr>
      <w:r>
        <w:rPr>
          <w:i w:val="0"/>
          <w:color w:val="auto"/>
          <w:sz w:val="22"/>
          <w:szCs w:val="22"/>
        </w:rPr>
        <w:t>Table 7 describes some of the data that is supplied to the system, including the format and supplier. This list is not a complete list, and instead serves to highlight some of the more important data feeds. A more thorough list of data stored by the system can be found in section 6.3.1.3.</w:t>
      </w:r>
    </w:p>
    <w:p w14:paraId="605A90A0" w14:textId="77777777" w:rsidR="00E27B42" w:rsidRDefault="00E27B42" w:rsidP="00E27B42">
      <w:pPr>
        <w:pStyle w:val="Heading5"/>
      </w:pPr>
      <w:r>
        <w:t>Manual/Electronic Inputs</w:t>
      </w:r>
    </w:p>
    <w:p w14:paraId="72A9BDAB" w14:textId="6D3E1449" w:rsidR="00A84739" w:rsidRDefault="00A57291" w:rsidP="00822ED9">
      <w:pPr>
        <w:pStyle w:val="InstructionalText"/>
        <w:rPr>
          <w:ins w:id="607" w:author="Heinrich, Danielle - heidl003" w:date="2017-10-26T22:29:00Z"/>
          <w:i w:val="0"/>
          <w:color w:val="auto"/>
          <w:sz w:val="22"/>
          <w:szCs w:val="22"/>
        </w:rPr>
      </w:pPr>
      <w:r>
        <w:rPr>
          <w:i w:val="0"/>
          <w:color w:val="auto"/>
          <w:sz w:val="22"/>
          <w:szCs w:val="22"/>
        </w:rPr>
        <w:t xml:space="preserve">Device positions </w:t>
      </w:r>
      <w:r w:rsidR="00822ED9">
        <w:rPr>
          <w:i w:val="0"/>
          <w:color w:val="auto"/>
          <w:sz w:val="22"/>
          <w:szCs w:val="22"/>
        </w:rPr>
        <w:t>are sent from an Android device to the Traccar Server in the form of a TLT-2H GPS message protocol string. Traccar Server then parses this message to split out individual attributes, such as longitude, latitude, course, altitude, speed and time of fix. These attributes are then stored in the database within the ‘positions’ table, which is detailed further in section 6.3.1.3.</w:t>
      </w:r>
    </w:p>
    <w:p w14:paraId="019D25AA" w14:textId="77777777" w:rsidR="00A84739" w:rsidRDefault="00A84739">
      <w:pPr>
        <w:spacing w:before="0" w:after="160" w:line="259" w:lineRule="auto"/>
        <w:rPr>
          <w:ins w:id="608" w:author="Heinrich, Danielle - heidl003" w:date="2017-10-26T22:29:00Z"/>
          <w:szCs w:val="22"/>
          <w:lang w:eastAsia="ar-SA"/>
        </w:rPr>
      </w:pPr>
      <w:ins w:id="609" w:author="Heinrich, Danielle - heidl003" w:date="2017-10-26T22:29:00Z">
        <w:r>
          <w:rPr>
            <w:i/>
            <w:szCs w:val="22"/>
          </w:rPr>
          <w:br w:type="page"/>
        </w:r>
      </w:ins>
    </w:p>
    <w:p w14:paraId="2D92A12D" w14:textId="7391FE70" w:rsidR="00ED7C79" w:rsidRPr="00ED7C79" w:rsidDel="00A84739" w:rsidRDefault="00ED7C79" w:rsidP="00822ED9">
      <w:pPr>
        <w:pStyle w:val="InstructionalText"/>
        <w:rPr>
          <w:del w:id="610" w:author="Heinrich, Danielle - heidl003" w:date="2017-10-26T22:29:00Z"/>
        </w:rPr>
      </w:pPr>
    </w:p>
    <w:p w14:paraId="6568E8B5" w14:textId="77777777" w:rsidR="00E27B42" w:rsidRDefault="00E27B42" w:rsidP="00E27B42">
      <w:pPr>
        <w:pStyle w:val="Heading5"/>
      </w:pPr>
      <w:r>
        <w:t>Master Files</w:t>
      </w:r>
    </w:p>
    <w:p w14:paraId="76A0B35E" w14:textId="77777777" w:rsidR="00D54A41" w:rsidRDefault="00D54A41" w:rsidP="00D54A41">
      <w:pPr>
        <w:pStyle w:val="BodyText"/>
        <w:rPr>
          <w:lang w:eastAsia="ar-SA"/>
        </w:rPr>
      </w:pPr>
    </w:p>
    <w:p w14:paraId="4F72B1AD" w14:textId="120020BE" w:rsidR="006200A3" w:rsidRDefault="009E4721" w:rsidP="006200A3">
      <w:pPr>
        <w:pStyle w:val="Caption"/>
        <w:jc w:val="center"/>
      </w:pPr>
      <w:r>
        <w:rPr>
          <w:noProof/>
          <w:lang w:val="en-AU" w:eastAsia="en-AU"/>
        </w:rPr>
        <w:drawing>
          <wp:inline distT="0" distB="0" distL="0" distR="0" wp14:anchorId="24C5210F" wp14:editId="399200A2">
            <wp:extent cx="1409700" cy="38290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409700" cy="3829050"/>
                    </a:xfrm>
                    <a:prstGeom prst="rect">
                      <a:avLst/>
                    </a:prstGeom>
                  </pic:spPr>
                </pic:pic>
              </a:graphicData>
            </a:graphic>
          </wp:inline>
        </w:drawing>
      </w:r>
    </w:p>
    <w:p w14:paraId="25D04307" w14:textId="60395477" w:rsidR="006200A3" w:rsidRDefault="006200A3" w:rsidP="006200A3">
      <w:pPr>
        <w:pStyle w:val="Caption"/>
      </w:pPr>
      <w:r>
        <w:t xml:space="preserve">Figure </w:t>
      </w:r>
      <w:r w:rsidR="008A68EB">
        <w:t>11</w:t>
      </w:r>
      <w:r>
        <w:t>: Complete list of Traccar database tables</w:t>
      </w:r>
    </w:p>
    <w:p w14:paraId="49C71A97" w14:textId="77777777" w:rsidR="006200A3" w:rsidRDefault="006200A3" w:rsidP="006200A3">
      <w:pPr>
        <w:pStyle w:val="BodyText"/>
        <w:rPr>
          <w:lang w:eastAsia="ar-SA"/>
        </w:rPr>
      </w:pPr>
      <w:r>
        <w:rPr>
          <w:lang w:eastAsia="ar-SA"/>
        </w:rPr>
        <w:t>Figure 11 shows a complete list of the database tables created by Traccar Server. Although the web interface has been modified to remove any reference to maintenance, notifications, and sensors, it was decided that the database would not be modified to reflect this. This was due to the fact that the original Traccar Server and Traccar Web UI configure the database entries in a slightly different fashion from one another. Configuring the entries must be done in a particular order to successfully install Traccar Web UI – failure to do so results in corrupt table creation. Therefore, a decision was made to make no further alterations to the database scheme.</w:t>
      </w:r>
    </w:p>
    <w:p w14:paraId="6D393F84" w14:textId="60AE1253" w:rsidR="00436946" w:rsidRDefault="00BE2F1F" w:rsidP="00BE2F1F">
      <w:pPr>
        <w:pStyle w:val="BodyText"/>
        <w:rPr>
          <w:lang w:eastAsia="ar-SA"/>
        </w:rPr>
      </w:pPr>
      <w:r>
        <w:rPr>
          <w:lang w:eastAsia="ar-SA"/>
        </w:rPr>
        <w:t xml:space="preserve">Table </w:t>
      </w:r>
      <w:r w:rsidR="00207D4C">
        <w:rPr>
          <w:lang w:eastAsia="ar-SA"/>
        </w:rPr>
        <w:t>8</w:t>
      </w:r>
      <w:r>
        <w:rPr>
          <w:lang w:eastAsia="ar-SA"/>
        </w:rPr>
        <w:t xml:space="preserve"> through to table </w:t>
      </w:r>
      <w:r w:rsidR="00207D4C">
        <w:rPr>
          <w:lang w:eastAsia="ar-SA"/>
        </w:rPr>
        <w:t>42</w:t>
      </w:r>
      <w:r>
        <w:rPr>
          <w:lang w:eastAsia="ar-SA"/>
        </w:rPr>
        <w:t xml:space="preserve"> describe the data held in each table</w:t>
      </w:r>
      <w:r w:rsidR="00BA22F2">
        <w:rPr>
          <w:lang w:eastAsia="ar-SA"/>
        </w:rPr>
        <w:t xml:space="preserve"> of relevance to the modified web interface</w:t>
      </w:r>
      <w:r>
        <w:rPr>
          <w:lang w:eastAsia="ar-SA"/>
        </w:rPr>
        <w:t>, including the column names, data types and primary and foreign keys.</w:t>
      </w:r>
      <w:r w:rsidR="00F15BF1">
        <w:rPr>
          <w:lang w:eastAsia="ar-SA"/>
        </w:rPr>
        <w:t xml:space="preserve"> Descriptions of column names have been provided where columns are relevant to the updated Traccar Web UI.</w:t>
      </w:r>
    </w:p>
    <w:p w14:paraId="551BB298" w14:textId="09426D7C" w:rsidR="00E162EC" w:rsidRDefault="00455809" w:rsidP="00E162EC">
      <w:pPr>
        <w:pStyle w:val="Caption"/>
      </w:pPr>
      <w:r>
        <w:rPr>
          <w:noProof/>
        </w:rPr>
        <w:lastRenderedPageBreak/>
        <w:drawing>
          <wp:inline distT="0" distB="0" distL="0" distR="0" wp14:anchorId="51736A8B" wp14:editId="2C4056CB">
            <wp:extent cx="5943600" cy="20834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083435"/>
                    </a:xfrm>
                    <a:prstGeom prst="rect">
                      <a:avLst/>
                    </a:prstGeom>
                  </pic:spPr>
                </pic:pic>
              </a:graphicData>
            </a:graphic>
          </wp:inline>
        </w:drawing>
      </w:r>
      <w:r w:rsidR="00E162EC" w:rsidRPr="00E162EC">
        <w:t xml:space="preserve"> </w:t>
      </w:r>
      <w:r w:rsidR="00E162EC">
        <w:t xml:space="preserve">Table </w:t>
      </w:r>
      <w:r w:rsidR="00E162EC">
        <w:fldChar w:fldCharType="begin"/>
      </w:r>
      <w:r w:rsidR="00E162EC">
        <w:instrText xml:space="preserve"> SEQ Table \* ARABIC </w:instrText>
      </w:r>
      <w:r w:rsidR="00E162EC">
        <w:fldChar w:fldCharType="separate"/>
      </w:r>
      <w:r w:rsidR="00E162EC">
        <w:rPr>
          <w:noProof/>
        </w:rPr>
        <w:t>8</w:t>
      </w:r>
      <w:r w:rsidR="00E162EC">
        <w:fldChar w:fldCharType="end"/>
      </w:r>
      <w:r w:rsidR="00E162EC">
        <w:t>: application_settings (PK =</w:t>
      </w:r>
      <w:r w:rsidR="00E162EC" w:rsidRPr="004564A3">
        <w:t xml:space="preserve"> id)</w:t>
      </w:r>
    </w:p>
    <w:p w14:paraId="38408ADF" w14:textId="67C4C0DF" w:rsidR="00E162EC" w:rsidRPr="00F15BF1" w:rsidRDefault="00E162EC" w:rsidP="00FC4C14">
      <w:pPr>
        <w:pStyle w:val="ListParagraph"/>
        <w:numPr>
          <w:ilvl w:val="0"/>
          <w:numId w:val="45"/>
        </w:numPr>
        <w:rPr>
          <w:rFonts w:ascii="Arial" w:hAnsi="Arial" w:cs="Arial"/>
        </w:rPr>
        <w:pPrChange w:id="611" w:author="Heinrich, Danielle - heidl003" w:date="2017-10-26T22:32:00Z">
          <w:pPr>
            <w:pStyle w:val="ListParagraph"/>
            <w:numPr>
              <w:numId w:val="51"/>
            </w:numPr>
            <w:ind w:hanging="360"/>
          </w:pPr>
        </w:pPrChange>
      </w:pPr>
      <w:r w:rsidRPr="00F15BF1">
        <w:rPr>
          <w:rFonts w:ascii="Arial" w:hAnsi="Arial" w:cs="Arial"/>
        </w:rPr>
        <w:t xml:space="preserve">bingMapsKey – </w:t>
      </w:r>
      <w:r w:rsidR="00A9637B" w:rsidRPr="00F15BF1">
        <w:rPr>
          <w:rFonts w:ascii="Arial" w:hAnsi="Arial" w:cs="Arial"/>
        </w:rPr>
        <w:t>sets the API key for use with Bing Maps</w:t>
      </w:r>
    </w:p>
    <w:p w14:paraId="02280AB3" w14:textId="505CD6F3" w:rsidR="00A9637B" w:rsidRPr="00B634F7" w:rsidRDefault="00A9637B" w:rsidP="00FC4C14">
      <w:pPr>
        <w:pStyle w:val="ListParagraph"/>
        <w:numPr>
          <w:ilvl w:val="0"/>
          <w:numId w:val="45"/>
        </w:numPr>
        <w:rPr>
          <w:rFonts w:ascii="Arial" w:hAnsi="Arial" w:cs="Arial"/>
        </w:rPr>
        <w:pPrChange w:id="612" w:author="Heinrich, Danielle - heidl003" w:date="2017-10-26T22:32:00Z">
          <w:pPr>
            <w:pStyle w:val="ListParagraph"/>
            <w:numPr>
              <w:numId w:val="51"/>
            </w:numPr>
            <w:ind w:hanging="360"/>
          </w:pPr>
        </w:pPrChange>
      </w:pPr>
      <w:r w:rsidRPr="00B634F7">
        <w:rPr>
          <w:rFonts w:ascii="Arial" w:hAnsi="Arial" w:cs="Arial"/>
        </w:rPr>
        <w:t>dissallowDeviceManagementByUsers – toggle the ability for users to configure devices</w:t>
      </w:r>
    </w:p>
    <w:p w14:paraId="14AF15E7" w14:textId="7E775FC2" w:rsidR="00A9637B" w:rsidRPr="00B634F7" w:rsidRDefault="00A9637B" w:rsidP="00FC4C14">
      <w:pPr>
        <w:pStyle w:val="ListParagraph"/>
        <w:numPr>
          <w:ilvl w:val="0"/>
          <w:numId w:val="45"/>
        </w:numPr>
        <w:rPr>
          <w:rFonts w:ascii="Arial" w:hAnsi="Arial" w:cs="Arial"/>
        </w:rPr>
        <w:pPrChange w:id="613" w:author="Heinrich, Danielle - heidl003" w:date="2017-10-26T22:32:00Z">
          <w:pPr>
            <w:pStyle w:val="ListParagraph"/>
            <w:numPr>
              <w:numId w:val="51"/>
            </w:numPr>
            <w:ind w:hanging="360"/>
          </w:pPr>
        </w:pPrChange>
      </w:pPr>
      <w:r w:rsidRPr="00B634F7">
        <w:rPr>
          <w:rFonts w:ascii="Arial" w:hAnsi="Arial" w:cs="Arial"/>
        </w:rPr>
        <w:t>eventRecordingEnabled – to toggle device events being recorded</w:t>
      </w:r>
    </w:p>
    <w:p w14:paraId="61C49987" w14:textId="77777777" w:rsidR="00F15BF1" w:rsidRDefault="00A9637B" w:rsidP="00FC4C14">
      <w:pPr>
        <w:pStyle w:val="ListParagraph"/>
        <w:numPr>
          <w:ilvl w:val="0"/>
          <w:numId w:val="45"/>
        </w:numPr>
        <w:rPr>
          <w:rFonts w:ascii="Arial" w:hAnsi="Arial" w:cs="Arial"/>
          <w:lang w:eastAsia="ar-SA"/>
        </w:rPr>
        <w:pPrChange w:id="614" w:author="Heinrich, Danielle - heidl003" w:date="2017-10-26T22:32:00Z">
          <w:pPr>
            <w:pStyle w:val="ListParagraph"/>
            <w:numPr>
              <w:numId w:val="51"/>
            </w:numPr>
            <w:ind w:hanging="360"/>
          </w:pPr>
        </w:pPrChange>
      </w:pPr>
      <w:r w:rsidRPr="00B634F7">
        <w:rPr>
          <w:rFonts w:ascii="Arial" w:hAnsi="Arial" w:cs="Arial"/>
        </w:rPr>
        <w:t>matchService – allows a type and URL to be configured for a routing engine to ‘snap’ device positions to road networks</w:t>
      </w:r>
    </w:p>
    <w:p w14:paraId="7F3AF673" w14:textId="27BEE785" w:rsidR="009E4721" w:rsidRPr="00B634F7" w:rsidRDefault="00E162EC" w:rsidP="00FC4C14">
      <w:pPr>
        <w:pStyle w:val="ListParagraph"/>
        <w:numPr>
          <w:ilvl w:val="0"/>
          <w:numId w:val="45"/>
        </w:numPr>
        <w:rPr>
          <w:rFonts w:ascii="Arial" w:hAnsi="Arial" w:cs="Arial"/>
          <w:lang w:eastAsia="ar-SA"/>
        </w:rPr>
        <w:pPrChange w:id="615" w:author="Heinrich, Danielle - heidl003" w:date="2017-10-26T22:32:00Z">
          <w:pPr>
            <w:pStyle w:val="ListParagraph"/>
            <w:numPr>
              <w:numId w:val="51"/>
            </w:numPr>
            <w:ind w:hanging="360"/>
          </w:pPr>
        </w:pPrChange>
      </w:pPr>
      <w:r w:rsidRPr="00B634F7">
        <w:rPr>
          <w:rFonts w:ascii="Arial" w:hAnsi="Arial" w:cs="Arial"/>
        </w:rPr>
        <w:t>updateInterval – the time (in milliseconds) between requests to the server for device positions</w:t>
      </w:r>
    </w:p>
    <w:p w14:paraId="1839823E" w14:textId="22CA1147" w:rsidR="00B634F7" w:rsidRPr="00B634F7" w:rsidRDefault="009E4721" w:rsidP="00B634F7">
      <w:pPr>
        <w:pStyle w:val="Caption"/>
        <w:jc w:val="center"/>
      </w:pPr>
      <w:r>
        <w:rPr>
          <w:noProof/>
          <w:lang w:val="en-AU" w:eastAsia="en-AU"/>
        </w:rPr>
        <w:drawing>
          <wp:inline distT="0" distB="0" distL="0" distR="0" wp14:anchorId="4FB63348" wp14:editId="1BDA3E08">
            <wp:extent cx="5162550" cy="381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162550" cy="381000"/>
                    </a:xfrm>
                    <a:prstGeom prst="rect">
                      <a:avLst/>
                    </a:prstGeom>
                  </pic:spPr>
                </pic:pic>
              </a:graphicData>
            </a:graphic>
          </wp:inline>
        </w:drawing>
      </w:r>
    </w:p>
    <w:p w14:paraId="6601C4B9" w14:textId="60E1C8DA" w:rsidR="009E4721" w:rsidRDefault="00B634F7" w:rsidP="00B634F7">
      <w:pPr>
        <w:pStyle w:val="Caption"/>
        <w:rPr>
          <w:ins w:id="616" w:author="Heinrich, Danielle - heidl003" w:date="2017-10-26T22:29:00Z"/>
        </w:rPr>
      </w:pPr>
      <w:r>
        <w:t xml:space="preserve">Table </w:t>
      </w:r>
      <w:r>
        <w:fldChar w:fldCharType="begin"/>
      </w:r>
      <w:r>
        <w:instrText xml:space="preserve"> SEQ Table \* ARABIC </w:instrText>
      </w:r>
      <w:r>
        <w:fldChar w:fldCharType="separate"/>
      </w:r>
      <w:r>
        <w:rPr>
          <w:noProof/>
        </w:rPr>
        <w:t>9</w:t>
      </w:r>
      <w:r>
        <w:fldChar w:fldCharType="end"/>
      </w:r>
      <w:r>
        <w:t xml:space="preserve">: </w:t>
      </w:r>
      <w:r w:rsidRPr="00CE62C7">
        <w:t>application_settings imported keys</w:t>
      </w:r>
    </w:p>
    <w:p w14:paraId="50E32C0F" w14:textId="77777777" w:rsidR="00A84739" w:rsidRPr="00A84739" w:rsidRDefault="00A84739" w:rsidP="00A84739">
      <w:pPr>
        <w:rPr>
          <w:rPrChange w:id="617" w:author="Heinrich, Danielle - heidl003" w:date="2017-10-26T22:29:00Z">
            <w:rPr>
              <w:lang w:eastAsia="ar-SA"/>
            </w:rPr>
          </w:rPrChange>
        </w:rPr>
        <w:pPrChange w:id="618" w:author="Heinrich, Danielle - heidl003" w:date="2017-10-26T22:29:00Z">
          <w:pPr>
            <w:pStyle w:val="Caption"/>
          </w:pPr>
        </w:pPrChange>
      </w:pPr>
    </w:p>
    <w:p w14:paraId="75D97AFA" w14:textId="285E4447" w:rsidR="00B634F7" w:rsidRDefault="00B634F7" w:rsidP="009E4721">
      <w:pPr>
        <w:pStyle w:val="BodyText"/>
        <w:jc w:val="center"/>
        <w:rPr>
          <w:lang w:eastAsia="ar-SA"/>
        </w:rPr>
      </w:pPr>
      <w:r>
        <w:rPr>
          <w:noProof/>
        </w:rPr>
        <w:drawing>
          <wp:inline distT="0" distB="0" distL="0" distR="0" wp14:anchorId="436E1981" wp14:editId="71D54F2A">
            <wp:extent cx="5657850" cy="8858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57850" cy="885825"/>
                    </a:xfrm>
                    <a:prstGeom prst="rect">
                      <a:avLst/>
                    </a:prstGeom>
                  </pic:spPr>
                </pic:pic>
              </a:graphicData>
            </a:graphic>
          </wp:inline>
        </w:drawing>
      </w:r>
    </w:p>
    <w:p w14:paraId="6C6E1580" w14:textId="6B7A7F2A" w:rsidR="00BE2F1F" w:rsidRDefault="00BE2F1F" w:rsidP="00BE2F1F">
      <w:pPr>
        <w:pStyle w:val="Caption"/>
      </w:pPr>
      <w:bookmarkStart w:id="619" w:name="_Toc496039788"/>
      <w:r>
        <w:t xml:space="preserve">Table </w:t>
      </w:r>
      <w:r w:rsidR="00C95BBD">
        <w:fldChar w:fldCharType="begin"/>
      </w:r>
      <w:r w:rsidR="00C95BBD">
        <w:instrText xml:space="preserve"> SEQ Table \* ARABIC </w:instrText>
      </w:r>
      <w:r w:rsidR="00C95BBD">
        <w:fldChar w:fldCharType="separate"/>
      </w:r>
      <w:r w:rsidR="00C95BBD">
        <w:rPr>
          <w:noProof/>
        </w:rPr>
        <w:t>10</w:t>
      </w:r>
      <w:r w:rsidR="00C95BBD">
        <w:fldChar w:fldCharType="end"/>
      </w:r>
      <w:r>
        <w:t xml:space="preserve">: </w:t>
      </w:r>
      <w:r w:rsidRPr="00060F8C">
        <w:t xml:space="preserve">device_icons (PK </w:t>
      </w:r>
      <w:r>
        <w:t>=</w:t>
      </w:r>
      <w:r w:rsidRPr="00060F8C">
        <w:t xml:space="preserve"> id)</w:t>
      </w:r>
      <w:bookmarkEnd w:id="619"/>
    </w:p>
    <w:p w14:paraId="22BFE5FC" w14:textId="7E8BAFE5" w:rsidR="009E4721" w:rsidRDefault="00B634F7" w:rsidP="00FC4C14">
      <w:pPr>
        <w:pStyle w:val="BodyText"/>
        <w:numPr>
          <w:ilvl w:val="0"/>
          <w:numId w:val="46"/>
        </w:numPr>
        <w:rPr>
          <w:lang w:eastAsia="ar-SA"/>
        </w:rPr>
        <w:pPrChange w:id="620" w:author="Heinrich, Danielle - heidl003" w:date="2017-10-26T22:32:00Z">
          <w:pPr>
            <w:pStyle w:val="BodyText"/>
            <w:numPr>
              <w:numId w:val="52"/>
            </w:numPr>
            <w:ind w:left="720" w:hanging="360"/>
          </w:pPr>
        </w:pPrChange>
      </w:pPr>
      <w:r>
        <w:rPr>
          <w:lang w:eastAsia="ar-SA"/>
        </w:rPr>
        <w:t>defaultIcon_id – the identification number of the default icon of a device</w:t>
      </w:r>
    </w:p>
    <w:p w14:paraId="4FE7E7B1" w14:textId="7A32A96B" w:rsidR="00B634F7" w:rsidRDefault="00B634F7" w:rsidP="00FC4C14">
      <w:pPr>
        <w:pStyle w:val="BodyText"/>
        <w:numPr>
          <w:ilvl w:val="0"/>
          <w:numId w:val="46"/>
        </w:numPr>
        <w:rPr>
          <w:lang w:eastAsia="ar-SA"/>
        </w:rPr>
        <w:pPrChange w:id="621" w:author="Heinrich, Danielle - heidl003" w:date="2017-10-26T22:32:00Z">
          <w:pPr>
            <w:pStyle w:val="BodyText"/>
            <w:numPr>
              <w:numId w:val="52"/>
            </w:numPr>
            <w:ind w:left="720" w:hanging="360"/>
          </w:pPr>
        </w:pPrChange>
      </w:pPr>
      <w:r>
        <w:rPr>
          <w:lang w:eastAsia="ar-SA"/>
        </w:rPr>
        <w:t>offlineIcon_id – the identification number of the icon for an offline device</w:t>
      </w:r>
    </w:p>
    <w:p w14:paraId="6B05AB16" w14:textId="77777777" w:rsidR="00B634F7" w:rsidRDefault="00B634F7" w:rsidP="00FC4C14">
      <w:pPr>
        <w:pStyle w:val="BodyText"/>
        <w:numPr>
          <w:ilvl w:val="0"/>
          <w:numId w:val="46"/>
        </w:numPr>
        <w:rPr>
          <w:lang w:eastAsia="ar-SA"/>
        </w:rPr>
        <w:pPrChange w:id="622" w:author="Heinrich, Danielle - heidl003" w:date="2017-10-26T22:32:00Z">
          <w:pPr>
            <w:pStyle w:val="BodyText"/>
            <w:numPr>
              <w:numId w:val="52"/>
            </w:numPr>
            <w:ind w:left="720" w:hanging="360"/>
          </w:pPr>
        </w:pPrChange>
      </w:pPr>
      <w:r>
        <w:rPr>
          <w:lang w:eastAsia="ar-SA"/>
        </w:rPr>
        <w:t>selectedIcon_id – the identification number of the icon for a selected device</w:t>
      </w:r>
    </w:p>
    <w:p w14:paraId="78180BAB" w14:textId="7939E3BE" w:rsidR="00A84739" w:rsidRDefault="00B634F7" w:rsidP="00A84739">
      <w:pPr>
        <w:pStyle w:val="Caption"/>
        <w:jc w:val="center"/>
        <w:rPr>
          <w:ins w:id="623" w:author="Heinrich, Danielle - heidl003" w:date="2017-10-26T22:30:00Z"/>
        </w:rPr>
        <w:pPrChange w:id="624" w:author="Heinrich, Danielle - heidl003" w:date="2017-10-26T22:30:00Z">
          <w:pPr>
            <w:pStyle w:val="Caption"/>
          </w:pPr>
        </w:pPrChange>
      </w:pPr>
      <w:r>
        <w:rPr>
          <w:noProof/>
          <w:lang w:val="en-AU" w:eastAsia="en-AU"/>
        </w:rPr>
        <w:drawing>
          <wp:inline distT="0" distB="0" distL="0" distR="0" wp14:anchorId="5C2A1D97" wp14:editId="56BE22F0">
            <wp:extent cx="4543425" cy="72390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543425" cy="723900"/>
                    </a:xfrm>
                    <a:prstGeom prst="rect">
                      <a:avLst/>
                    </a:prstGeom>
                  </pic:spPr>
                </pic:pic>
              </a:graphicData>
            </a:graphic>
          </wp:inline>
        </w:drawing>
      </w:r>
    </w:p>
    <w:p w14:paraId="33760368" w14:textId="548E747F" w:rsidR="00A84739" w:rsidRDefault="00A84739" w:rsidP="00A84739">
      <w:pPr>
        <w:pStyle w:val="Caption"/>
        <w:rPr>
          <w:moveTo w:id="625" w:author="Heinrich, Danielle - heidl003" w:date="2017-10-26T22:30:00Z"/>
        </w:rPr>
      </w:pPr>
      <w:moveToRangeStart w:id="626" w:author="Heinrich, Danielle - heidl003" w:date="2017-10-26T22:30:00Z" w:name="move496820342"/>
      <w:moveTo w:id="627" w:author="Heinrich, Danielle - heidl003" w:date="2017-10-26T22:30:00Z">
        <w:r>
          <w:t xml:space="preserve">Table </w:t>
        </w:r>
        <w:r>
          <w:fldChar w:fldCharType="begin"/>
        </w:r>
        <w:r>
          <w:instrText xml:space="preserve"> SEQ Table \* ARABIC </w:instrText>
        </w:r>
        <w:r>
          <w:fldChar w:fldCharType="separate"/>
        </w:r>
        <w:r>
          <w:rPr>
            <w:noProof/>
          </w:rPr>
          <w:t>11</w:t>
        </w:r>
        <w:r>
          <w:fldChar w:fldCharType="end"/>
        </w:r>
        <w:r>
          <w:t xml:space="preserve">: </w:t>
        </w:r>
        <w:r w:rsidRPr="001A7AE5">
          <w:t>device_icons imported keys</w:t>
        </w:r>
      </w:moveTo>
    </w:p>
    <w:moveToRangeEnd w:id="626"/>
    <w:p w14:paraId="3554526A" w14:textId="456FBF2B" w:rsidR="00B634F7" w:rsidRDefault="00B634F7" w:rsidP="00F15BF1">
      <w:pPr>
        <w:pStyle w:val="BodyText"/>
        <w:jc w:val="center"/>
        <w:rPr>
          <w:lang w:eastAsia="ar-SA"/>
        </w:rPr>
      </w:pPr>
    </w:p>
    <w:p w14:paraId="7C1F3769" w14:textId="70CF8027" w:rsidR="00BE2F1F" w:rsidDel="00A84739" w:rsidRDefault="00BE2F1F" w:rsidP="00BE2F1F">
      <w:pPr>
        <w:pStyle w:val="Caption"/>
        <w:rPr>
          <w:moveFrom w:id="628" w:author="Heinrich, Danielle - heidl003" w:date="2017-10-26T22:30:00Z"/>
        </w:rPr>
      </w:pPr>
      <w:bookmarkStart w:id="629" w:name="_Toc496039789"/>
      <w:moveFromRangeStart w:id="630" w:author="Heinrich, Danielle - heidl003" w:date="2017-10-26T22:30:00Z" w:name="move496820342"/>
      <w:moveFrom w:id="631" w:author="Heinrich, Danielle - heidl003" w:date="2017-10-26T22:30:00Z">
        <w:r w:rsidDel="00A84739">
          <w:lastRenderedPageBreak/>
          <w:t xml:space="preserve">Table </w:t>
        </w:r>
        <w:r w:rsidR="00C95BBD" w:rsidDel="00A84739">
          <w:fldChar w:fldCharType="begin"/>
        </w:r>
        <w:r w:rsidR="00C95BBD" w:rsidDel="00A84739">
          <w:instrText xml:space="preserve"> SEQ Table \* ARABIC </w:instrText>
        </w:r>
        <w:r w:rsidR="00C95BBD" w:rsidDel="00A84739">
          <w:fldChar w:fldCharType="separate"/>
        </w:r>
        <w:r w:rsidR="00C95BBD" w:rsidDel="00A84739">
          <w:rPr>
            <w:noProof/>
          </w:rPr>
          <w:t>11</w:t>
        </w:r>
        <w:r w:rsidR="00C95BBD" w:rsidDel="00A84739">
          <w:fldChar w:fldCharType="end"/>
        </w:r>
        <w:r w:rsidDel="00A84739">
          <w:t xml:space="preserve">: </w:t>
        </w:r>
        <w:r w:rsidRPr="001A7AE5" w:rsidDel="00A84739">
          <w:t>device_icons imported keys</w:t>
        </w:r>
        <w:bookmarkEnd w:id="629"/>
      </w:moveFrom>
    </w:p>
    <w:moveFromRangeEnd w:id="630"/>
    <w:p w14:paraId="0159715E" w14:textId="77777777" w:rsidR="00A84739" w:rsidRDefault="00F15BF1" w:rsidP="00A84739">
      <w:pPr>
        <w:pStyle w:val="Caption"/>
        <w:rPr>
          <w:ins w:id="632" w:author="Heinrich, Danielle - heidl003" w:date="2017-10-26T22:30:00Z"/>
        </w:rPr>
      </w:pPr>
      <w:r>
        <w:rPr>
          <w:noProof/>
          <w:lang w:val="en-AU" w:eastAsia="en-AU"/>
        </w:rPr>
        <w:drawing>
          <wp:inline distT="0" distB="0" distL="0" distR="0" wp14:anchorId="15085EAF" wp14:editId="7D2513A5">
            <wp:extent cx="4371975" cy="409575"/>
            <wp:effectExtent l="0" t="0" r="9525"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371975" cy="409575"/>
                    </a:xfrm>
                    <a:prstGeom prst="rect">
                      <a:avLst/>
                    </a:prstGeom>
                  </pic:spPr>
                </pic:pic>
              </a:graphicData>
            </a:graphic>
          </wp:inline>
        </w:drawing>
      </w:r>
      <w:ins w:id="633" w:author="Heinrich, Danielle - heidl003" w:date="2017-10-26T22:30:00Z">
        <w:r w:rsidR="00A84739" w:rsidRPr="00A84739">
          <w:t xml:space="preserve"> </w:t>
        </w:r>
      </w:ins>
    </w:p>
    <w:p w14:paraId="6E3E956C" w14:textId="7A93560F" w:rsidR="00A84739" w:rsidRDefault="00A84739" w:rsidP="00A84739">
      <w:pPr>
        <w:pStyle w:val="Caption"/>
        <w:rPr>
          <w:moveTo w:id="634" w:author="Heinrich, Danielle - heidl003" w:date="2017-10-26T22:30:00Z"/>
        </w:rPr>
      </w:pPr>
      <w:moveToRangeStart w:id="635" w:author="Heinrich, Danielle - heidl003" w:date="2017-10-26T22:30:00Z" w:name="move496820336"/>
      <w:moveTo w:id="636" w:author="Heinrich, Danielle - heidl003" w:date="2017-10-26T22:30:00Z">
        <w:r>
          <w:t xml:space="preserve">Table </w:t>
        </w:r>
        <w:r>
          <w:fldChar w:fldCharType="begin"/>
        </w:r>
        <w:r>
          <w:instrText xml:space="preserve"> SEQ Table \* ARABIC </w:instrText>
        </w:r>
        <w:r>
          <w:fldChar w:fldCharType="separate"/>
        </w:r>
        <w:r>
          <w:rPr>
            <w:noProof/>
          </w:rPr>
          <w:t>12</w:t>
        </w:r>
        <w:r>
          <w:fldChar w:fldCharType="end"/>
        </w:r>
        <w:r>
          <w:t xml:space="preserve">: </w:t>
        </w:r>
        <w:r w:rsidRPr="00EE43C3">
          <w:t>device_icons exported keys</w:t>
        </w:r>
      </w:moveTo>
    </w:p>
    <w:moveToRangeEnd w:id="635"/>
    <w:p w14:paraId="4ED645A8" w14:textId="3F5C4F08" w:rsidR="009E4721" w:rsidRDefault="009E4721" w:rsidP="009E4721">
      <w:pPr>
        <w:pStyle w:val="BodyText"/>
        <w:jc w:val="center"/>
        <w:rPr>
          <w:lang w:eastAsia="ar-SA"/>
        </w:rPr>
      </w:pPr>
    </w:p>
    <w:p w14:paraId="31319C3A" w14:textId="4EF96806" w:rsidR="00BE2F1F" w:rsidDel="00A84739" w:rsidRDefault="00BE2F1F" w:rsidP="00BE2F1F">
      <w:pPr>
        <w:pStyle w:val="Caption"/>
        <w:rPr>
          <w:moveFrom w:id="637" w:author="Heinrich, Danielle - heidl003" w:date="2017-10-26T22:30:00Z"/>
        </w:rPr>
      </w:pPr>
      <w:bookmarkStart w:id="638" w:name="_Toc496039790"/>
      <w:moveFromRangeStart w:id="639" w:author="Heinrich, Danielle - heidl003" w:date="2017-10-26T22:30:00Z" w:name="move496820336"/>
      <w:moveFrom w:id="640" w:author="Heinrich, Danielle - heidl003" w:date="2017-10-26T22:30:00Z">
        <w:r w:rsidDel="00A84739">
          <w:t xml:space="preserve">Table </w:t>
        </w:r>
        <w:r w:rsidR="00C95BBD" w:rsidDel="00A84739">
          <w:fldChar w:fldCharType="begin"/>
        </w:r>
        <w:r w:rsidR="00C95BBD" w:rsidDel="00A84739">
          <w:instrText xml:space="preserve"> SEQ Table \* ARABIC </w:instrText>
        </w:r>
        <w:r w:rsidR="00C95BBD" w:rsidDel="00A84739">
          <w:fldChar w:fldCharType="separate"/>
        </w:r>
        <w:r w:rsidR="00C95BBD" w:rsidDel="00A84739">
          <w:rPr>
            <w:noProof/>
          </w:rPr>
          <w:t>12</w:t>
        </w:r>
        <w:r w:rsidR="00C95BBD" w:rsidDel="00A84739">
          <w:fldChar w:fldCharType="end"/>
        </w:r>
        <w:r w:rsidDel="00A84739">
          <w:t xml:space="preserve">: </w:t>
        </w:r>
        <w:r w:rsidRPr="00EE43C3" w:rsidDel="00A84739">
          <w:t>device_icons exported keys</w:t>
        </w:r>
        <w:bookmarkEnd w:id="638"/>
      </w:moveFrom>
    </w:p>
    <w:moveFromRangeEnd w:id="639"/>
    <w:p w14:paraId="6FC542CB" w14:textId="77777777" w:rsidR="00102460" w:rsidRDefault="00F15BF1" w:rsidP="00102460">
      <w:pPr>
        <w:pStyle w:val="Caption"/>
      </w:pPr>
      <w:r>
        <w:rPr>
          <w:noProof/>
        </w:rPr>
        <w:drawing>
          <wp:inline distT="0" distB="0" distL="0" distR="0" wp14:anchorId="734AFEAF" wp14:editId="1F197EF4">
            <wp:extent cx="5629275" cy="499110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29275" cy="4991100"/>
                    </a:xfrm>
                    <a:prstGeom prst="rect">
                      <a:avLst/>
                    </a:prstGeom>
                  </pic:spPr>
                </pic:pic>
              </a:graphicData>
            </a:graphic>
          </wp:inline>
        </w:drawing>
      </w:r>
      <w:r w:rsidR="00102460" w:rsidRPr="00102460">
        <w:t xml:space="preserve"> </w:t>
      </w:r>
    </w:p>
    <w:p w14:paraId="2D0A2EF7" w14:textId="3537B726" w:rsidR="009E4721" w:rsidRDefault="00102460" w:rsidP="00102460">
      <w:pPr>
        <w:pStyle w:val="Caption"/>
        <w:rPr>
          <w:lang w:eastAsia="ar-SA"/>
        </w:rPr>
      </w:pPr>
      <w:r>
        <w:t xml:space="preserve">Table </w:t>
      </w:r>
      <w:r>
        <w:fldChar w:fldCharType="begin"/>
      </w:r>
      <w:r>
        <w:instrText xml:space="preserve"> SEQ Table \* ARABIC </w:instrText>
      </w:r>
      <w:r>
        <w:fldChar w:fldCharType="separate"/>
      </w:r>
      <w:r>
        <w:rPr>
          <w:noProof/>
        </w:rPr>
        <w:t>13</w:t>
      </w:r>
      <w:r>
        <w:fldChar w:fldCharType="end"/>
      </w:r>
      <w:r>
        <w:t xml:space="preserve">: </w:t>
      </w:r>
      <w:r w:rsidRPr="002C491D">
        <w:t xml:space="preserve">devices (PK </w:t>
      </w:r>
      <w:r>
        <w:t>=</w:t>
      </w:r>
      <w:r w:rsidRPr="002C491D">
        <w:t xml:space="preserve"> id)</w:t>
      </w:r>
    </w:p>
    <w:p w14:paraId="4900BEA8" w14:textId="4DB8B0F2" w:rsidR="00F15BF1" w:rsidRDefault="00F15BF1" w:rsidP="00FC4C14">
      <w:pPr>
        <w:pStyle w:val="BodyText"/>
        <w:numPr>
          <w:ilvl w:val="0"/>
          <w:numId w:val="47"/>
        </w:numPr>
        <w:rPr>
          <w:lang w:eastAsia="ar-SA"/>
        </w:rPr>
        <w:pPrChange w:id="641" w:author="Heinrich, Danielle - heidl003" w:date="2017-10-26T22:32:00Z">
          <w:pPr>
            <w:pStyle w:val="BodyText"/>
            <w:numPr>
              <w:numId w:val="53"/>
            </w:numPr>
            <w:ind w:left="720" w:hanging="360"/>
          </w:pPr>
        </w:pPrChange>
      </w:pPr>
      <w:r>
        <w:rPr>
          <w:lang w:eastAsia="ar-SA"/>
        </w:rPr>
        <w:t>description – a description of the device</w:t>
      </w:r>
    </w:p>
    <w:p w14:paraId="4169152C" w14:textId="473AD30D" w:rsidR="00AF38F5" w:rsidRDefault="00AF38F5" w:rsidP="00FC4C14">
      <w:pPr>
        <w:pStyle w:val="BodyText"/>
        <w:numPr>
          <w:ilvl w:val="0"/>
          <w:numId w:val="47"/>
        </w:numPr>
        <w:rPr>
          <w:lang w:eastAsia="ar-SA"/>
        </w:rPr>
        <w:pPrChange w:id="642" w:author="Heinrich, Danielle - heidl003" w:date="2017-10-26T22:32:00Z">
          <w:pPr>
            <w:pStyle w:val="BodyText"/>
            <w:numPr>
              <w:numId w:val="53"/>
            </w:numPr>
            <w:ind w:left="720" w:hanging="360"/>
          </w:pPr>
        </w:pPrChange>
      </w:pPr>
      <w:r>
        <w:rPr>
          <w:lang w:eastAsia="ar-SA"/>
        </w:rPr>
        <w:t>iconArrow – devices can be assigned a picture icon or an arrow icon. The icon arrow can be assigned colours to represent when it is moving, stopped, idle or offline. The icon arrow can also be altered in size</w:t>
      </w:r>
    </w:p>
    <w:p w14:paraId="36BF785C" w14:textId="1B7DF220" w:rsidR="00AF38F5" w:rsidRDefault="00AF38F5" w:rsidP="00FC4C14">
      <w:pPr>
        <w:pStyle w:val="BodyText"/>
        <w:numPr>
          <w:ilvl w:val="0"/>
          <w:numId w:val="47"/>
        </w:numPr>
        <w:rPr>
          <w:lang w:eastAsia="ar-SA"/>
        </w:rPr>
        <w:pPrChange w:id="643" w:author="Heinrich, Danielle - heidl003" w:date="2017-10-26T22:32:00Z">
          <w:pPr>
            <w:pStyle w:val="BodyText"/>
            <w:numPr>
              <w:numId w:val="53"/>
            </w:numPr>
            <w:ind w:left="720" w:hanging="360"/>
          </w:pPr>
        </w:pPrChange>
      </w:pPr>
      <w:r>
        <w:rPr>
          <w:lang w:eastAsia="ar-SA"/>
        </w:rPr>
        <w:t>iconRotation – toggle icon rotation on or off</w:t>
      </w:r>
    </w:p>
    <w:p w14:paraId="34CC2C0E" w14:textId="2C538442" w:rsidR="00AF38F5" w:rsidRDefault="00AF38F5" w:rsidP="00FC4C14">
      <w:pPr>
        <w:pStyle w:val="BodyText"/>
        <w:numPr>
          <w:ilvl w:val="0"/>
          <w:numId w:val="47"/>
        </w:numPr>
        <w:rPr>
          <w:lang w:eastAsia="ar-SA"/>
        </w:rPr>
        <w:pPrChange w:id="644" w:author="Heinrich, Danielle - heidl003" w:date="2017-10-26T22:32:00Z">
          <w:pPr>
            <w:pStyle w:val="BodyText"/>
            <w:numPr>
              <w:numId w:val="53"/>
            </w:numPr>
            <w:ind w:left="720" w:hanging="360"/>
          </w:pPr>
        </w:pPrChange>
      </w:pPr>
      <w:r>
        <w:rPr>
          <w:lang w:eastAsia="ar-SA"/>
        </w:rPr>
        <w:t>iconType – the user can choose either a picture icon or an arrow icon to represent a device</w:t>
      </w:r>
    </w:p>
    <w:p w14:paraId="1B0595A5" w14:textId="44711B38" w:rsidR="00AF38F5" w:rsidRDefault="00AF38F5" w:rsidP="00FC4C14">
      <w:pPr>
        <w:pStyle w:val="BodyText"/>
        <w:numPr>
          <w:ilvl w:val="0"/>
          <w:numId w:val="47"/>
        </w:numPr>
        <w:rPr>
          <w:lang w:eastAsia="ar-SA"/>
        </w:rPr>
        <w:pPrChange w:id="645" w:author="Heinrich, Danielle - heidl003" w:date="2017-10-26T22:32:00Z">
          <w:pPr>
            <w:pStyle w:val="BodyText"/>
            <w:numPr>
              <w:numId w:val="53"/>
            </w:numPr>
            <w:ind w:left="720" w:hanging="360"/>
          </w:pPr>
        </w:pPrChange>
      </w:pPr>
      <w:r>
        <w:rPr>
          <w:lang w:eastAsia="ar-SA"/>
        </w:rPr>
        <w:t>idleSpeedThreshold – the speed a device must be travelling under to be considered idle</w:t>
      </w:r>
    </w:p>
    <w:p w14:paraId="422E15F3" w14:textId="14ED0729" w:rsidR="00AF38F5" w:rsidRDefault="00AF38F5" w:rsidP="00FC4C14">
      <w:pPr>
        <w:pStyle w:val="BodyText"/>
        <w:numPr>
          <w:ilvl w:val="0"/>
          <w:numId w:val="47"/>
        </w:numPr>
        <w:rPr>
          <w:lang w:eastAsia="ar-SA"/>
        </w:rPr>
        <w:pPrChange w:id="646" w:author="Heinrich, Danielle - heidl003" w:date="2017-10-26T22:32:00Z">
          <w:pPr>
            <w:pStyle w:val="BodyText"/>
            <w:numPr>
              <w:numId w:val="53"/>
            </w:numPr>
            <w:ind w:left="720" w:hanging="360"/>
          </w:pPr>
        </w:pPrChange>
      </w:pPr>
      <w:r>
        <w:rPr>
          <w:lang w:eastAsia="ar-SA"/>
        </w:rPr>
        <w:t>lastUpdate – the time of last update received from a device</w:t>
      </w:r>
    </w:p>
    <w:p w14:paraId="0D6F21FF" w14:textId="77777777" w:rsidR="00AF38F5" w:rsidRDefault="00AF38F5" w:rsidP="00FC4C14">
      <w:pPr>
        <w:pStyle w:val="BodyText"/>
        <w:numPr>
          <w:ilvl w:val="0"/>
          <w:numId w:val="47"/>
        </w:numPr>
        <w:rPr>
          <w:lang w:eastAsia="ar-SA"/>
        </w:rPr>
        <w:pPrChange w:id="647" w:author="Heinrich, Danielle - heidl003" w:date="2017-10-26T22:32:00Z">
          <w:pPr>
            <w:pStyle w:val="BodyText"/>
            <w:numPr>
              <w:numId w:val="53"/>
            </w:numPr>
            <w:ind w:left="720" w:hanging="360"/>
          </w:pPr>
        </w:pPrChange>
      </w:pPr>
      <w:r>
        <w:rPr>
          <w:lang w:eastAsia="ar-SA"/>
        </w:rPr>
        <w:lastRenderedPageBreak/>
        <w:t>minIdleTime – a device will not be considered idle until it’s speed is less than the defined value in ‘idleSpeedThreshold’ for the specified duration</w:t>
      </w:r>
    </w:p>
    <w:p w14:paraId="4FAF91EF" w14:textId="77777777" w:rsidR="00AF38F5" w:rsidRDefault="00AF38F5" w:rsidP="00FC4C14">
      <w:pPr>
        <w:pStyle w:val="BodyText"/>
        <w:numPr>
          <w:ilvl w:val="0"/>
          <w:numId w:val="47"/>
        </w:numPr>
        <w:rPr>
          <w:lang w:eastAsia="ar-SA"/>
        </w:rPr>
        <w:pPrChange w:id="648" w:author="Heinrich, Danielle - heidl003" w:date="2017-10-26T22:32:00Z">
          <w:pPr>
            <w:pStyle w:val="BodyText"/>
            <w:numPr>
              <w:numId w:val="53"/>
            </w:numPr>
            <w:ind w:left="720" w:hanging="360"/>
          </w:pPr>
        </w:pPrChange>
      </w:pPr>
      <w:r>
        <w:rPr>
          <w:lang w:eastAsia="ar-SA"/>
        </w:rPr>
        <w:t>name – name of a device</w:t>
      </w:r>
    </w:p>
    <w:p w14:paraId="6438780C" w14:textId="5B29E74E" w:rsidR="00AF38F5" w:rsidRDefault="00AF38F5" w:rsidP="00FC4C14">
      <w:pPr>
        <w:pStyle w:val="BodyText"/>
        <w:numPr>
          <w:ilvl w:val="0"/>
          <w:numId w:val="47"/>
        </w:numPr>
        <w:rPr>
          <w:lang w:eastAsia="ar-SA"/>
        </w:rPr>
        <w:pPrChange w:id="649" w:author="Heinrich, Danielle - heidl003" w:date="2017-10-26T22:32:00Z">
          <w:pPr>
            <w:pStyle w:val="BodyText"/>
            <w:numPr>
              <w:numId w:val="53"/>
            </w:numPr>
            <w:ind w:left="720" w:hanging="360"/>
          </w:pPr>
        </w:pPrChange>
      </w:pPr>
      <w:r>
        <w:rPr>
          <w:lang w:eastAsia="ar-SA"/>
        </w:rPr>
        <w:t xml:space="preserve"> showName – toggle to display a device name alongside the device icon on the map</w:t>
      </w:r>
    </w:p>
    <w:p w14:paraId="72EB8921" w14:textId="75AE3B75" w:rsidR="00AF38F5" w:rsidRDefault="00AF38F5" w:rsidP="00FC4C14">
      <w:pPr>
        <w:pStyle w:val="BodyText"/>
        <w:numPr>
          <w:ilvl w:val="0"/>
          <w:numId w:val="47"/>
        </w:numPr>
        <w:rPr>
          <w:lang w:eastAsia="ar-SA"/>
        </w:rPr>
        <w:pPrChange w:id="650" w:author="Heinrich, Danielle - heidl003" w:date="2017-10-26T22:32:00Z">
          <w:pPr>
            <w:pStyle w:val="BodyText"/>
            <w:numPr>
              <w:numId w:val="53"/>
            </w:numPr>
            <w:ind w:left="720" w:hanging="360"/>
          </w:pPr>
        </w:pPrChange>
      </w:pPr>
      <w:r>
        <w:rPr>
          <w:lang w:eastAsia="ar-SA"/>
        </w:rPr>
        <w:t>showProtocol – toggle to display the message protocol of a device alongside the device icon on the map</w:t>
      </w:r>
    </w:p>
    <w:p w14:paraId="382BDE28" w14:textId="4689BD07" w:rsidR="00AF38F5" w:rsidRDefault="00AF38F5" w:rsidP="00FC4C14">
      <w:pPr>
        <w:pStyle w:val="BodyText"/>
        <w:numPr>
          <w:ilvl w:val="0"/>
          <w:numId w:val="47"/>
        </w:numPr>
        <w:rPr>
          <w:lang w:eastAsia="ar-SA"/>
        </w:rPr>
        <w:pPrChange w:id="651" w:author="Heinrich, Danielle - heidl003" w:date="2017-10-26T22:32:00Z">
          <w:pPr>
            <w:pStyle w:val="BodyText"/>
            <w:numPr>
              <w:numId w:val="53"/>
            </w:numPr>
            <w:ind w:left="720" w:hanging="360"/>
          </w:pPr>
        </w:pPrChange>
      </w:pPr>
      <w:r>
        <w:rPr>
          <w:lang w:eastAsia="ar-SA"/>
        </w:rPr>
        <w:t>status – whether a device is online, offline or idle</w:t>
      </w:r>
    </w:p>
    <w:p w14:paraId="2D259C92" w14:textId="34EB6EB5" w:rsidR="004728CC" w:rsidRDefault="004728CC" w:rsidP="00FC4C14">
      <w:pPr>
        <w:pStyle w:val="BodyText"/>
        <w:numPr>
          <w:ilvl w:val="0"/>
          <w:numId w:val="47"/>
        </w:numPr>
        <w:rPr>
          <w:lang w:eastAsia="ar-SA"/>
        </w:rPr>
        <w:pPrChange w:id="652" w:author="Heinrich, Danielle - heidl003" w:date="2017-10-26T22:32:00Z">
          <w:pPr>
            <w:pStyle w:val="BodyText"/>
            <w:numPr>
              <w:numId w:val="53"/>
            </w:numPr>
            <w:ind w:left="720" w:hanging="360"/>
          </w:pPr>
        </w:pPrChange>
      </w:pPr>
      <w:r>
        <w:rPr>
          <w:lang w:eastAsia="ar-SA"/>
        </w:rPr>
        <w:t>timeout – the amount of time (in seconds) that a must be offline to be considered offline</w:t>
      </w:r>
    </w:p>
    <w:p w14:paraId="4702DD3C" w14:textId="16086351" w:rsidR="004728CC" w:rsidRDefault="004728CC" w:rsidP="00FC4C14">
      <w:pPr>
        <w:pStyle w:val="BodyText"/>
        <w:numPr>
          <w:ilvl w:val="0"/>
          <w:numId w:val="47"/>
        </w:numPr>
        <w:rPr>
          <w:lang w:eastAsia="ar-SA"/>
        </w:rPr>
        <w:pPrChange w:id="653" w:author="Heinrich, Danielle - heidl003" w:date="2017-10-26T22:32:00Z">
          <w:pPr>
            <w:pStyle w:val="BodyText"/>
            <w:numPr>
              <w:numId w:val="53"/>
            </w:numPr>
            <w:ind w:left="720" w:hanging="360"/>
          </w:pPr>
        </w:pPrChange>
      </w:pPr>
      <w:r>
        <w:rPr>
          <w:lang w:eastAsia="ar-SA"/>
        </w:rPr>
        <w:t>uniqueId – a devices’ identification</w:t>
      </w:r>
    </w:p>
    <w:p w14:paraId="2F1718BC" w14:textId="6DBD1305" w:rsidR="004728CC" w:rsidRDefault="004728CC" w:rsidP="00FC4C14">
      <w:pPr>
        <w:pStyle w:val="BodyText"/>
        <w:numPr>
          <w:ilvl w:val="0"/>
          <w:numId w:val="47"/>
        </w:numPr>
        <w:rPr>
          <w:lang w:eastAsia="ar-SA"/>
        </w:rPr>
        <w:pPrChange w:id="654" w:author="Heinrich, Danielle - heidl003" w:date="2017-10-26T22:32:00Z">
          <w:pPr>
            <w:pStyle w:val="BodyText"/>
            <w:numPr>
              <w:numId w:val="53"/>
            </w:numPr>
            <w:ind w:left="720" w:hanging="360"/>
          </w:pPr>
        </w:pPrChange>
      </w:pPr>
      <w:r>
        <w:rPr>
          <w:lang w:eastAsia="ar-SA"/>
        </w:rPr>
        <w:t>group_id – the identification of the group a device belongs to</w:t>
      </w:r>
    </w:p>
    <w:p w14:paraId="098F8EBF" w14:textId="0A48E051" w:rsidR="004728CC" w:rsidRDefault="004728CC" w:rsidP="00FC4C14">
      <w:pPr>
        <w:pStyle w:val="BodyText"/>
        <w:numPr>
          <w:ilvl w:val="0"/>
          <w:numId w:val="47"/>
        </w:numPr>
        <w:rPr>
          <w:lang w:eastAsia="ar-SA"/>
        </w:rPr>
        <w:pPrChange w:id="655" w:author="Heinrich, Danielle - heidl003" w:date="2017-10-26T22:32:00Z">
          <w:pPr>
            <w:pStyle w:val="BodyText"/>
            <w:numPr>
              <w:numId w:val="53"/>
            </w:numPr>
            <w:ind w:left="720" w:hanging="360"/>
          </w:pPr>
        </w:pPrChange>
      </w:pPr>
      <w:r>
        <w:rPr>
          <w:lang w:eastAsia="ar-SA"/>
        </w:rPr>
        <w:t>icon_id – the identification of the icon a device is using</w:t>
      </w:r>
    </w:p>
    <w:p w14:paraId="28D23C4C" w14:textId="3141DA8C" w:rsidR="004728CC" w:rsidRDefault="004728CC" w:rsidP="00FC4C14">
      <w:pPr>
        <w:pStyle w:val="BodyText"/>
        <w:numPr>
          <w:ilvl w:val="0"/>
          <w:numId w:val="47"/>
        </w:numPr>
        <w:rPr>
          <w:lang w:eastAsia="ar-SA"/>
        </w:rPr>
        <w:pPrChange w:id="656" w:author="Heinrich, Danielle - heidl003" w:date="2017-10-26T22:32:00Z">
          <w:pPr>
            <w:pStyle w:val="BodyText"/>
            <w:numPr>
              <w:numId w:val="53"/>
            </w:numPr>
            <w:ind w:left="720" w:hanging="360"/>
          </w:pPr>
        </w:pPrChange>
      </w:pPr>
      <w:r>
        <w:rPr>
          <w:lang w:eastAsia="ar-SA"/>
        </w:rPr>
        <w:t>latestPosition_id – the latest position of a device</w:t>
      </w:r>
    </w:p>
    <w:p w14:paraId="121F8676" w14:textId="000C6976" w:rsidR="009E4721" w:rsidRDefault="00F15BF1" w:rsidP="009E4721">
      <w:pPr>
        <w:pStyle w:val="BodyText"/>
        <w:jc w:val="center"/>
        <w:rPr>
          <w:lang w:eastAsia="ar-SA"/>
        </w:rPr>
      </w:pPr>
      <w:r>
        <w:rPr>
          <w:noProof/>
          <w:lang w:val="en-AU" w:eastAsia="en-AU"/>
        </w:rPr>
        <w:drawing>
          <wp:inline distT="0" distB="0" distL="0" distR="0" wp14:anchorId="77369547" wp14:editId="0409B497">
            <wp:extent cx="4486275" cy="990600"/>
            <wp:effectExtent l="0" t="0" r="952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486275" cy="990600"/>
                    </a:xfrm>
                    <a:prstGeom prst="rect">
                      <a:avLst/>
                    </a:prstGeom>
                  </pic:spPr>
                </pic:pic>
              </a:graphicData>
            </a:graphic>
          </wp:inline>
        </w:drawing>
      </w:r>
    </w:p>
    <w:p w14:paraId="3229312D" w14:textId="40D46456" w:rsidR="00BE2F1F" w:rsidRDefault="00BE2F1F" w:rsidP="00207D4C">
      <w:pPr>
        <w:pStyle w:val="Caption"/>
      </w:pPr>
      <w:bookmarkStart w:id="657" w:name="_Toc496039792"/>
      <w:r>
        <w:t xml:space="preserve">Table </w:t>
      </w:r>
      <w:r w:rsidR="00C95BBD">
        <w:fldChar w:fldCharType="begin"/>
      </w:r>
      <w:r w:rsidR="00C95BBD">
        <w:instrText xml:space="preserve"> SEQ Table \* ARABIC </w:instrText>
      </w:r>
      <w:r w:rsidR="00C95BBD">
        <w:fldChar w:fldCharType="separate"/>
      </w:r>
      <w:r w:rsidR="00C95BBD">
        <w:rPr>
          <w:noProof/>
        </w:rPr>
        <w:t>14</w:t>
      </w:r>
      <w:r w:rsidR="00C95BBD">
        <w:fldChar w:fldCharType="end"/>
      </w:r>
      <w:r>
        <w:t xml:space="preserve">: </w:t>
      </w:r>
      <w:r w:rsidRPr="00B305BC">
        <w:t>devices imported keys</w:t>
      </w:r>
      <w:bookmarkEnd w:id="657"/>
    </w:p>
    <w:p w14:paraId="7343C74B" w14:textId="1CCB3D38" w:rsidR="009E4721" w:rsidRDefault="00F15BF1" w:rsidP="009E4721">
      <w:pPr>
        <w:pStyle w:val="BodyText"/>
        <w:jc w:val="center"/>
        <w:rPr>
          <w:lang w:eastAsia="ar-SA"/>
        </w:rPr>
      </w:pPr>
      <w:r>
        <w:rPr>
          <w:noProof/>
          <w:lang w:val="en-AU" w:eastAsia="en-AU"/>
        </w:rPr>
        <w:drawing>
          <wp:inline distT="0" distB="0" distL="0" distR="0" wp14:anchorId="3BF85E6B" wp14:editId="424AF6E1">
            <wp:extent cx="4591050" cy="131445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91050" cy="1314450"/>
                    </a:xfrm>
                    <a:prstGeom prst="rect">
                      <a:avLst/>
                    </a:prstGeom>
                  </pic:spPr>
                </pic:pic>
              </a:graphicData>
            </a:graphic>
          </wp:inline>
        </w:drawing>
      </w:r>
    </w:p>
    <w:p w14:paraId="3BFFFA01" w14:textId="653FF785" w:rsidR="00BE2F1F" w:rsidRDefault="00BE2F1F" w:rsidP="00207D4C">
      <w:pPr>
        <w:pStyle w:val="Caption"/>
        <w:rPr>
          <w:ins w:id="658" w:author="Heinrich, Danielle - heidl003" w:date="2017-10-26T22:30:00Z"/>
        </w:rPr>
      </w:pPr>
      <w:bookmarkStart w:id="659" w:name="_Toc496039793"/>
      <w:r>
        <w:t xml:space="preserve">Table </w:t>
      </w:r>
      <w:r w:rsidR="00C95BBD">
        <w:fldChar w:fldCharType="begin"/>
      </w:r>
      <w:r w:rsidR="00C95BBD">
        <w:instrText xml:space="preserve"> SEQ Table \* ARABIC </w:instrText>
      </w:r>
      <w:r w:rsidR="00C95BBD">
        <w:fldChar w:fldCharType="separate"/>
      </w:r>
      <w:r w:rsidR="00C95BBD">
        <w:rPr>
          <w:noProof/>
        </w:rPr>
        <w:t>15</w:t>
      </w:r>
      <w:r w:rsidR="00C95BBD">
        <w:fldChar w:fldCharType="end"/>
      </w:r>
      <w:r>
        <w:t xml:space="preserve">: </w:t>
      </w:r>
      <w:r w:rsidRPr="005629DE">
        <w:t>devices exported keys</w:t>
      </w:r>
      <w:bookmarkEnd w:id="659"/>
    </w:p>
    <w:p w14:paraId="62078720" w14:textId="77777777" w:rsidR="00A84739" w:rsidRPr="00A84739" w:rsidRDefault="00A84739" w:rsidP="00A84739">
      <w:pPr>
        <w:rPr>
          <w:rPrChange w:id="660" w:author="Heinrich, Danielle - heidl003" w:date="2017-10-26T22:30:00Z">
            <w:rPr/>
          </w:rPrChange>
        </w:rPr>
        <w:pPrChange w:id="661" w:author="Heinrich, Danielle - heidl003" w:date="2017-10-26T22:30:00Z">
          <w:pPr>
            <w:pStyle w:val="Caption"/>
          </w:pPr>
        </w:pPrChange>
      </w:pPr>
    </w:p>
    <w:p w14:paraId="0BA15D9E" w14:textId="5E14C1EF" w:rsidR="009E4721" w:rsidRDefault="002F17E4" w:rsidP="009E4721">
      <w:pPr>
        <w:pStyle w:val="BodyText"/>
        <w:jc w:val="center"/>
        <w:rPr>
          <w:lang w:eastAsia="ar-SA"/>
        </w:rPr>
      </w:pPr>
      <w:r>
        <w:rPr>
          <w:noProof/>
        </w:rPr>
        <w:drawing>
          <wp:inline distT="0" distB="0" distL="0" distR="0" wp14:anchorId="5D60D4C6" wp14:editId="66CF9FCC">
            <wp:extent cx="5400675" cy="866775"/>
            <wp:effectExtent l="0" t="0" r="9525"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00675" cy="866775"/>
                    </a:xfrm>
                    <a:prstGeom prst="rect">
                      <a:avLst/>
                    </a:prstGeom>
                  </pic:spPr>
                </pic:pic>
              </a:graphicData>
            </a:graphic>
          </wp:inline>
        </w:drawing>
      </w:r>
    </w:p>
    <w:p w14:paraId="2D13FF34" w14:textId="4151713E" w:rsidR="00BE2F1F" w:rsidRDefault="00BE2F1F" w:rsidP="00207D4C">
      <w:pPr>
        <w:pStyle w:val="Caption"/>
      </w:pPr>
      <w:bookmarkStart w:id="662" w:name="_Toc496039794"/>
      <w:r>
        <w:t xml:space="preserve">Table </w:t>
      </w:r>
      <w:r w:rsidR="00C95BBD">
        <w:fldChar w:fldCharType="begin"/>
      </w:r>
      <w:r w:rsidR="00C95BBD">
        <w:instrText xml:space="preserve"> SEQ Table \* ARABIC </w:instrText>
      </w:r>
      <w:r w:rsidR="00C95BBD">
        <w:fldChar w:fldCharType="separate"/>
      </w:r>
      <w:r w:rsidR="00C95BBD">
        <w:rPr>
          <w:noProof/>
        </w:rPr>
        <w:t>16</w:t>
      </w:r>
      <w:r w:rsidR="00C95BBD">
        <w:fldChar w:fldCharType="end"/>
      </w:r>
      <w:r>
        <w:t xml:space="preserve">: </w:t>
      </w:r>
      <w:r w:rsidRPr="007B13D2">
        <w:t xml:space="preserve">groups (PK </w:t>
      </w:r>
      <w:r>
        <w:t>=</w:t>
      </w:r>
      <w:r w:rsidRPr="007B13D2">
        <w:t xml:space="preserve"> id)</w:t>
      </w:r>
      <w:bookmarkEnd w:id="662"/>
    </w:p>
    <w:p w14:paraId="6C723EC6" w14:textId="6AEB742C" w:rsidR="002F17E4" w:rsidRPr="0089023E" w:rsidRDefault="002F17E4" w:rsidP="00FC4C14">
      <w:pPr>
        <w:pStyle w:val="ListParagraph"/>
        <w:numPr>
          <w:ilvl w:val="0"/>
          <w:numId w:val="48"/>
        </w:numPr>
        <w:rPr>
          <w:rFonts w:ascii="Arial" w:hAnsi="Arial" w:cs="Arial"/>
        </w:rPr>
        <w:pPrChange w:id="663" w:author="Heinrich, Danielle - heidl003" w:date="2017-10-26T22:32:00Z">
          <w:pPr>
            <w:pStyle w:val="ListParagraph"/>
            <w:numPr>
              <w:numId w:val="54"/>
            </w:numPr>
            <w:ind w:hanging="360"/>
          </w:pPr>
        </w:pPrChange>
      </w:pPr>
      <w:r w:rsidRPr="0089023E">
        <w:rPr>
          <w:rFonts w:ascii="Arial" w:hAnsi="Arial" w:cs="Arial"/>
        </w:rPr>
        <w:t>description – the description of a group</w:t>
      </w:r>
    </w:p>
    <w:p w14:paraId="65D4B5F7" w14:textId="3D35627A" w:rsidR="002F17E4" w:rsidRPr="0089023E" w:rsidRDefault="002F17E4" w:rsidP="00FC4C14">
      <w:pPr>
        <w:pStyle w:val="ListParagraph"/>
        <w:numPr>
          <w:ilvl w:val="0"/>
          <w:numId w:val="48"/>
        </w:numPr>
        <w:rPr>
          <w:rFonts w:ascii="Arial" w:hAnsi="Arial" w:cs="Arial"/>
        </w:rPr>
        <w:pPrChange w:id="664" w:author="Heinrich, Danielle - heidl003" w:date="2017-10-26T22:32:00Z">
          <w:pPr>
            <w:pStyle w:val="ListParagraph"/>
            <w:numPr>
              <w:numId w:val="54"/>
            </w:numPr>
            <w:ind w:hanging="360"/>
          </w:pPr>
        </w:pPrChange>
      </w:pPr>
      <w:r w:rsidRPr="0089023E">
        <w:rPr>
          <w:rFonts w:ascii="Arial" w:hAnsi="Arial" w:cs="Arial"/>
        </w:rPr>
        <w:t>name – the name of a group</w:t>
      </w:r>
    </w:p>
    <w:p w14:paraId="5B255C71" w14:textId="358CA797" w:rsidR="00A84739" w:rsidRDefault="002F17E4" w:rsidP="00A84739">
      <w:pPr>
        <w:pStyle w:val="Caption"/>
        <w:jc w:val="center"/>
        <w:rPr>
          <w:ins w:id="665" w:author="Heinrich, Danielle - heidl003" w:date="2017-10-26T22:30:00Z"/>
        </w:rPr>
        <w:pPrChange w:id="666" w:author="Heinrich, Danielle - heidl003" w:date="2017-10-26T22:30:00Z">
          <w:pPr>
            <w:pStyle w:val="Caption"/>
          </w:pPr>
        </w:pPrChange>
      </w:pPr>
      <w:r>
        <w:rPr>
          <w:noProof/>
          <w:lang w:val="en-AU" w:eastAsia="en-AU"/>
        </w:rPr>
        <w:lastRenderedPageBreak/>
        <w:drawing>
          <wp:inline distT="0" distB="0" distL="0" distR="0" wp14:anchorId="00C8CE7F" wp14:editId="32A68ACC">
            <wp:extent cx="4486275" cy="400050"/>
            <wp:effectExtent l="0" t="0" r="952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486275" cy="400050"/>
                    </a:xfrm>
                    <a:prstGeom prst="rect">
                      <a:avLst/>
                    </a:prstGeom>
                  </pic:spPr>
                </pic:pic>
              </a:graphicData>
            </a:graphic>
          </wp:inline>
        </w:drawing>
      </w:r>
    </w:p>
    <w:p w14:paraId="3015B73C" w14:textId="27EA1B48" w:rsidR="00A84739" w:rsidDel="00A84739" w:rsidRDefault="00A84739" w:rsidP="00A84739">
      <w:pPr>
        <w:pStyle w:val="Caption"/>
        <w:rPr>
          <w:del w:id="667" w:author="Heinrich, Danielle - heidl003" w:date="2017-10-26T22:30:00Z"/>
          <w:moveTo w:id="668" w:author="Heinrich, Danielle - heidl003" w:date="2017-10-26T22:30:00Z"/>
        </w:rPr>
      </w:pPr>
      <w:moveToRangeStart w:id="669" w:author="Heinrich, Danielle - heidl003" w:date="2017-10-26T22:30:00Z" w:name="move496820375"/>
      <w:moveTo w:id="670" w:author="Heinrich, Danielle - heidl003" w:date="2017-10-26T22:30:00Z">
        <w:r>
          <w:t xml:space="preserve">Table </w:t>
        </w:r>
        <w:r>
          <w:fldChar w:fldCharType="begin"/>
        </w:r>
        <w:r>
          <w:instrText xml:space="preserve"> SEQ Table \* ARABIC </w:instrText>
        </w:r>
        <w:r>
          <w:fldChar w:fldCharType="separate"/>
        </w:r>
        <w:r>
          <w:rPr>
            <w:noProof/>
          </w:rPr>
          <w:t>17</w:t>
        </w:r>
        <w:r>
          <w:fldChar w:fldCharType="end"/>
        </w:r>
        <w:r>
          <w:t xml:space="preserve">: </w:t>
        </w:r>
        <w:r w:rsidRPr="0004235F">
          <w:t>groups imported keys</w:t>
        </w:r>
      </w:moveTo>
    </w:p>
    <w:moveToRangeEnd w:id="669"/>
    <w:p w14:paraId="06B508E2" w14:textId="43CF3FA1" w:rsidR="009E4721" w:rsidRDefault="009E4721" w:rsidP="00A84739">
      <w:pPr>
        <w:pStyle w:val="Caption"/>
        <w:rPr>
          <w:lang w:eastAsia="ar-SA"/>
        </w:rPr>
        <w:pPrChange w:id="671" w:author="Heinrich, Danielle - heidl003" w:date="2017-10-26T22:30:00Z">
          <w:pPr>
            <w:pStyle w:val="BodyText"/>
            <w:jc w:val="center"/>
          </w:pPr>
        </w:pPrChange>
      </w:pPr>
    </w:p>
    <w:p w14:paraId="5842448E" w14:textId="72535064" w:rsidR="00BE2F1F" w:rsidDel="00A84739" w:rsidRDefault="00BE2F1F" w:rsidP="00207D4C">
      <w:pPr>
        <w:pStyle w:val="Caption"/>
        <w:rPr>
          <w:moveFrom w:id="672" w:author="Heinrich, Danielle - heidl003" w:date="2017-10-26T22:30:00Z"/>
        </w:rPr>
      </w:pPr>
      <w:bookmarkStart w:id="673" w:name="_Toc496039795"/>
      <w:moveFromRangeStart w:id="674" w:author="Heinrich, Danielle - heidl003" w:date="2017-10-26T22:30:00Z" w:name="move496820375"/>
      <w:moveFrom w:id="675" w:author="Heinrich, Danielle - heidl003" w:date="2017-10-26T22:30:00Z">
        <w:r w:rsidDel="00A84739">
          <w:t xml:space="preserve">Table </w:t>
        </w:r>
        <w:r w:rsidR="00C95BBD" w:rsidDel="00A84739">
          <w:fldChar w:fldCharType="begin"/>
        </w:r>
        <w:r w:rsidR="00C95BBD" w:rsidDel="00A84739">
          <w:instrText xml:space="preserve"> SEQ Table \* ARABIC </w:instrText>
        </w:r>
        <w:r w:rsidR="00C95BBD" w:rsidDel="00A84739">
          <w:fldChar w:fldCharType="separate"/>
        </w:r>
        <w:r w:rsidR="00C95BBD" w:rsidDel="00A84739">
          <w:rPr>
            <w:noProof/>
          </w:rPr>
          <w:t>17</w:t>
        </w:r>
        <w:r w:rsidR="00C95BBD" w:rsidDel="00A84739">
          <w:fldChar w:fldCharType="end"/>
        </w:r>
        <w:r w:rsidDel="00A84739">
          <w:t xml:space="preserve">: </w:t>
        </w:r>
        <w:r w:rsidRPr="0004235F" w:rsidDel="00A84739">
          <w:t>groups imported keys</w:t>
        </w:r>
        <w:bookmarkEnd w:id="673"/>
      </w:moveFrom>
    </w:p>
    <w:moveFromRangeEnd w:id="674"/>
    <w:p w14:paraId="48318DD7" w14:textId="1179FCC0" w:rsidR="009E4721" w:rsidRDefault="002F17E4" w:rsidP="009E4721">
      <w:pPr>
        <w:pStyle w:val="BodyText"/>
        <w:jc w:val="center"/>
        <w:rPr>
          <w:lang w:eastAsia="ar-SA"/>
        </w:rPr>
      </w:pPr>
      <w:r>
        <w:rPr>
          <w:noProof/>
          <w:lang w:val="en-AU" w:eastAsia="en-AU"/>
        </w:rPr>
        <w:drawing>
          <wp:inline distT="0" distB="0" distL="0" distR="0" wp14:anchorId="0FE21065" wp14:editId="6E9BA078">
            <wp:extent cx="4095750" cy="866775"/>
            <wp:effectExtent l="0" t="0" r="0"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095750" cy="866775"/>
                    </a:xfrm>
                    <a:prstGeom prst="rect">
                      <a:avLst/>
                    </a:prstGeom>
                  </pic:spPr>
                </pic:pic>
              </a:graphicData>
            </a:graphic>
          </wp:inline>
        </w:drawing>
      </w:r>
    </w:p>
    <w:p w14:paraId="387FF719" w14:textId="61A13D93" w:rsidR="00BE2F1F" w:rsidRDefault="00BE2F1F" w:rsidP="00207D4C">
      <w:pPr>
        <w:pStyle w:val="Caption"/>
        <w:rPr>
          <w:ins w:id="676" w:author="Heinrich, Danielle - heidl003" w:date="2017-10-26T22:30:00Z"/>
        </w:rPr>
      </w:pPr>
      <w:bookmarkStart w:id="677" w:name="_Toc496039796"/>
      <w:r>
        <w:t xml:space="preserve">Table </w:t>
      </w:r>
      <w:r w:rsidR="00C95BBD">
        <w:fldChar w:fldCharType="begin"/>
      </w:r>
      <w:r w:rsidR="00C95BBD">
        <w:instrText xml:space="preserve"> SEQ Table \* ARABIC </w:instrText>
      </w:r>
      <w:r w:rsidR="00C95BBD">
        <w:fldChar w:fldCharType="separate"/>
      </w:r>
      <w:r w:rsidR="00C95BBD">
        <w:rPr>
          <w:noProof/>
        </w:rPr>
        <w:t>18</w:t>
      </w:r>
      <w:r w:rsidR="00C95BBD">
        <w:fldChar w:fldCharType="end"/>
      </w:r>
      <w:r>
        <w:t xml:space="preserve">: </w:t>
      </w:r>
      <w:r w:rsidRPr="00EE5D14">
        <w:t>groups exported keys</w:t>
      </w:r>
      <w:bookmarkEnd w:id="677"/>
    </w:p>
    <w:p w14:paraId="01C40E11" w14:textId="77777777" w:rsidR="00A84739" w:rsidRPr="00A84739" w:rsidRDefault="00A84739" w:rsidP="00A84739">
      <w:pPr>
        <w:rPr>
          <w:rPrChange w:id="678" w:author="Heinrich, Danielle - heidl003" w:date="2017-10-26T22:30:00Z">
            <w:rPr/>
          </w:rPrChange>
        </w:rPr>
        <w:pPrChange w:id="679" w:author="Heinrich, Danielle - heidl003" w:date="2017-10-26T22:30:00Z">
          <w:pPr>
            <w:pStyle w:val="Caption"/>
          </w:pPr>
        </w:pPrChange>
      </w:pPr>
    </w:p>
    <w:p w14:paraId="250535D5" w14:textId="42C0A8B8" w:rsidR="009E4721" w:rsidRDefault="002F17E4" w:rsidP="009E4721">
      <w:pPr>
        <w:pStyle w:val="BodyText"/>
        <w:jc w:val="center"/>
        <w:rPr>
          <w:lang w:eastAsia="ar-SA"/>
        </w:rPr>
      </w:pPr>
      <w:r>
        <w:rPr>
          <w:noProof/>
        </w:rPr>
        <w:drawing>
          <wp:inline distT="0" distB="0" distL="0" distR="0" wp14:anchorId="7415732E" wp14:editId="75F0B1D4">
            <wp:extent cx="5362575" cy="552450"/>
            <wp:effectExtent l="0" t="0" r="952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362575" cy="552450"/>
                    </a:xfrm>
                    <a:prstGeom prst="rect">
                      <a:avLst/>
                    </a:prstGeom>
                  </pic:spPr>
                </pic:pic>
              </a:graphicData>
            </a:graphic>
          </wp:inline>
        </w:drawing>
      </w:r>
    </w:p>
    <w:p w14:paraId="0BC09C43" w14:textId="210FDC5D" w:rsidR="00BE2F1F" w:rsidRDefault="00BE2F1F" w:rsidP="00207D4C">
      <w:pPr>
        <w:pStyle w:val="Caption"/>
      </w:pPr>
      <w:bookmarkStart w:id="680" w:name="_Toc496039797"/>
      <w:r>
        <w:t xml:space="preserve">Table </w:t>
      </w:r>
      <w:r w:rsidR="00C95BBD">
        <w:fldChar w:fldCharType="begin"/>
      </w:r>
      <w:r w:rsidR="00C95BBD">
        <w:instrText xml:space="preserve"> SEQ Table \* ARABIC </w:instrText>
      </w:r>
      <w:r w:rsidR="00C95BBD">
        <w:fldChar w:fldCharType="separate"/>
      </w:r>
      <w:r w:rsidR="00C95BBD">
        <w:rPr>
          <w:noProof/>
        </w:rPr>
        <w:t>19</w:t>
      </w:r>
      <w:r w:rsidR="00C95BBD">
        <w:fldChar w:fldCharType="end"/>
      </w:r>
      <w:r>
        <w:t xml:space="preserve">: </w:t>
      </w:r>
      <w:r w:rsidRPr="00410913">
        <w:t xml:space="preserve">groups_users (PK </w:t>
      </w:r>
      <w:r>
        <w:t>=</w:t>
      </w:r>
      <w:r w:rsidRPr="00410913">
        <w:t xml:space="preserve"> user_id, group_id)</w:t>
      </w:r>
      <w:bookmarkEnd w:id="680"/>
    </w:p>
    <w:p w14:paraId="13868740" w14:textId="6F6598C9" w:rsidR="009E4721" w:rsidRDefault="002F17E4" w:rsidP="009E4721">
      <w:pPr>
        <w:pStyle w:val="BodyText"/>
        <w:jc w:val="center"/>
        <w:rPr>
          <w:lang w:eastAsia="ar-SA"/>
        </w:rPr>
      </w:pPr>
      <w:r>
        <w:rPr>
          <w:noProof/>
          <w:lang w:val="en-AU" w:eastAsia="en-AU"/>
        </w:rPr>
        <w:drawing>
          <wp:inline distT="0" distB="0" distL="0" distR="0" wp14:anchorId="27A3417F" wp14:editId="3D145CF5">
            <wp:extent cx="4448175" cy="552450"/>
            <wp:effectExtent l="0" t="0" r="952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448175" cy="552450"/>
                    </a:xfrm>
                    <a:prstGeom prst="rect">
                      <a:avLst/>
                    </a:prstGeom>
                  </pic:spPr>
                </pic:pic>
              </a:graphicData>
            </a:graphic>
          </wp:inline>
        </w:drawing>
      </w:r>
    </w:p>
    <w:p w14:paraId="6AEA9D8C" w14:textId="00D14ECB" w:rsidR="00BE2F1F" w:rsidRDefault="00BE2F1F" w:rsidP="00207D4C">
      <w:pPr>
        <w:pStyle w:val="Caption"/>
        <w:rPr>
          <w:ins w:id="681" w:author="Heinrich, Danielle - heidl003" w:date="2017-10-26T22:31:00Z"/>
        </w:rPr>
      </w:pPr>
      <w:bookmarkStart w:id="682" w:name="_Toc496039798"/>
      <w:r>
        <w:t xml:space="preserve">Table </w:t>
      </w:r>
      <w:r w:rsidR="00C95BBD">
        <w:fldChar w:fldCharType="begin"/>
      </w:r>
      <w:r w:rsidR="00C95BBD">
        <w:instrText xml:space="preserve"> SEQ Table \* ARABIC </w:instrText>
      </w:r>
      <w:r w:rsidR="00C95BBD">
        <w:fldChar w:fldCharType="separate"/>
      </w:r>
      <w:r w:rsidR="00C95BBD">
        <w:rPr>
          <w:noProof/>
        </w:rPr>
        <w:t>20</w:t>
      </w:r>
      <w:r w:rsidR="00C95BBD">
        <w:fldChar w:fldCharType="end"/>
      </w:r>
      <w:r>
        <w:t xml:space="preserve">: </w:t>
      </w:r>
      <w:r w:rsidRPr="00E92F75">
        <w:t>groups_users imported keys</w:t>
      </w:r>
      <w:bookmarkEnd w:id="682"/>
    </w:p>
    <w:p w14:paraId="78C87478" w14:textId="77777777" w:rsidR="00A84739" w:rsidRPr="00A84739" w:rsidRDefault="00A84739" w:rsidP="00A84739">
      <w:pPr>
        <w:rPr>
          <w:rPrChange w:id="683" w:author="Heinrich, Danielle - heidl003" w:date="2017-10-26T22:31:00Z">
            <w:rPr/>
          </w:rPrChange>
        </w:rPr>
        <w:pPrChange w:id="684" w:author="Heinrich, Danielle - heidl003" w:date="2017-10-26T22:31:00Z">
          <w:pPr>
            <w:pStyle w:val="Caption"/>
          </w:pPr>
        </w:pPrChange>
      </w:pPr>
    </w:p>
    <w:p w14:paraId="246845A0" w14:textId="7F47929B" w:rsidR="009E4721" w:rsidRDefault="0089023E" w:rsidP="009E4721">
      <w:pPr>
        <w:pStyle w:val="BodyText"/>
        <w:jc w:val="center"/>
        <w:rPr>
          <w:lang w:eastAsia="ar-SA"/>
        </w:rPr>
      </w:pPr>
      <w:r>
        <w:rPr>
          <w:noProof/>
        </w:rPr>
        <w:drawing>
          <wp:inline distT="0" distB="0" distL="0" distR="0" wp14:anchorId="77D0531E" wp14:editId="0E11AE32">
            <wp:extent cx="5476875" cy="1133475"/>
            <wp:effectExtent l="0" t="0" r="9525"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76875" cy="1133475"/>
                    </a:xfrm>
                    <a:prstGeom prst="rect">
                      <a:avLst/>
                    </a:prstGeom>
                  </pic:spPr>
                </pic:pic>
              </a:graphicData>
            </a:graphic>
          </wp:inline>
        </w:drawing>
      </w:r>
    </w:p>
    <w:p w14:paraId="5DE28855" w14:textId="4AF3DCD5" w:rsidR="00BE2F1F" w:rsidRDefault="00BE2F1F" w:rsidP="00207D4C">
      <w:pPr>
        <w:pStyle w:val="Caption"/>
      </w:pPr>
      <w:bookmarkStart w:id="685" w:name="_Toc496039799"/>
      <w:r>
        <w:t xml:space="preserve">Table </w:t>
      </w:r>
      <w:r w:rsidR="00C95BBD">
        <w:fldChar w:fldCharType="begin"/>
      </w:r>
      <w:r w:rsidR="00C95BBD">
        <w:instrText xml:space="preserve"> SEQ Table \* ARABIC </w:instrText>
      </w:r>
      <w:r w:rsidR="00C95BBD">
        <w:fldChar w:fldCharType="separate"/>
      </w:r>
      <w:r w:rsidR="00C95BBD">
        <w:rPr>
          <w:noProof/>
        </w:rPr>
        <w:t>21</w:t>
      </w:r>
      <w:r w:rsidR="00C95BBD">
        <w:fldChar w:fldCharType="end"/>
      </w:r>
      <w:r>
        <w:t xml:space="preserve">: </w:t>
      </w:r>
      <w:r w:rsidRPr="00241202">
        <w:t xml:space="preserve">pictures (PK </w:t>
      </w:r>
      <w:r>
        <w:t>=</w:t>
      </w:r>
      <w:r w:rsidRPr="00241202">
        <w:t xml:space="preserve"> id)</w:t>
      </w:r>
      <w:bookmarkEnd w:id="685"/>
    </w:p>
    <w:p w14:paraId="086BAD66" w14:textId="24D272BE" w:rsidR="0089023E" w:rsidRPr="0089023E" w:rsidRDefault="0089023E" w:rsidP="00FC4C14">
      <w:pPr>
        <w:pStyle w:val="ListParagraph"/>
        <w:numPr>
          <w:ilvl w:val="0"/>
          <w:numId w:val="49"/>
        </w:numPr>
        <w:rPr>
          <w:rFonts w:ascii="Arial" w:hAnsi="Arial" w:cs="Arial"/>
        </w:rPr>
        <w:pPrChange w:id="686" w:author="Heinrich, Danielle - heidl003" w:date="2017-10-26T22:32:00Z">
          <w:pPr>
            <w:pStyle w:val="ListParagraph"/>
            <w:numPr>
              <w:numId w:val="55"/>
            </w:numPr>
            <w:tabs>
              <w:tab w:val="num" w:pos="360"/>
            </w:tabs>
          </w:pPr>
        </w:pPrChange>
      </w:pPr>
      <w:r w:rsidRPr="0089023E">
        <w:rPr>
          <w:rFonts w:ascii="Arial" w:hAnsi="Arial" w:cs="Arial"/>
        </w:rPr>
        <w:t>data – the data for the picture</w:t>
      </w:r>
    </w:p>
    <w:p w14:paraId="3888BC0A" w14:textId="019E96DD" w:rsidR="0089023E" w:rsidRPr="0089023E" w:rsidRDefault="0089023E" w:rsidP="00FC4C14">
      <w:pPr>
        <w:pStyle w:val="ListParagraph"/>
        <w:numPr>
          <w:ilvl w:val="0"/>
          <w:numId w:val="49"/>
        </w:numPr>
        <w:rPr>
          <w:rFonts w:ascii="Arial" w:hAnsi="Arial" w:cs="Arial"/>
        </w:rPr>
        <w:pPrChange w:id="687" w:author="Heinrich, Danielle - heidl003" w:date="2017-10-26T22:32:00Z">
          <w:pPr>
            <w:pStyle w:val="ListParagraph"/>
            <w:numPr>
              <w:numId w:val="55"/>
            </w:numPr>
            <w:tabs>
              <w:tab w:val="num" w:pos="360"/>
            </w:tabs>
          </w:pPr>
        </w:pPrChange>
      </w:pPr>
      <w:r w:rsidRPr="0089023E">
        <w:rPr>
          <w:rFonts w:ascii="Arial" w:hAnsi="Arial" w:cs="Arial"/>
        </w:rPr>
        <w:t>height – the height of the picture</w:t>
      </w:r>
    </w:p>
    <w:p w14:paraId="3C0E553B" w14:textId="6355D3E3" w:rsidR="0089023E" w:rsidRPr="0089023E" w:rsidRDefault="0089023E" w:rsidP="00FC4C14">
      <w:pPr>
        <w:pStyle w:val="ListParagraph"/>
        <w:numPr>
          <w:ilvl w:val="0"/>
          <w:numId w:val="49"/>
        </w:numPr>
        <w:rPr>
          <w:rFonts w:ascii="Arial" w:hAnsi="Arial" w:cs="Arial"/>
        </w:rPr>
        <w:pPrChange w:id="688" w:author="Heinrich, Danielle - heidl003" w:date="2017-10-26T22:32:00Z">
          <w:pPr>
            <w:pStyle w:val="ListParagraph"/>
            <w:numPr>
              <w:numId w:val="55"/>
            </w:numPr>
            <w:tabs>
              <w:tab w:val="num" w:pos="360"/>
            </w:tabs>
          </w:pPr>
        </w:pPrChange>
      </w:pPr>
      <w:r w:rsidRPr="0089023E">
        <w:rPr>
          <w:rFonts w:ascii="Arial" w:hAnsi="Arial" w:cs="Arial"/>
        </w:rPr>
        <w:t>mimeType – the mime type of the picture</w:t>
      </w:r>
    </w:p>
    <w:p w14:paraId="6EAE9B55" w14:textId="4BA27A1D" w:rsidR="0089023E" w:rsidRPr="0089023E" w:rsidRDefault="0089023E" w:rsidP="00FC4C14">
      <w:pPr>
        <w:pStyle w:val="ListParagraph"/>
        <w:numPr>
          <w:ilvl w:val="0"/>
          <w:numId w:val="49"/>
        </w:numPr>
        <w:rPr>
          <w:rFonts w:ascii="Arial" w:hAnsi="Arial" w:cs="Arial"/>
        </w:rPr>
        <w:pPrChange w:id="689" w:author="Heinrich, Danielle - heidl003" w:date="2017-10-26T22:32:00Z">
          <w:pPr>
            <w:pStyle w:val="ListParagraph"/>
            <w:numPr>
              <w:numId w:val="55"/>
            </w:numPr>
            <w:tabs>
              <w:tab w:val="num" w:pos="360"/>
            </w:tabs>
          </w:pPr>
        </w:pPrChange>
      </w:pPr>
      <w:r w:rsidRPr="0089023E">
        <w:rPr>
          <w:rFonts w:ascii="Arial" w:hAnsi="Arial" w:cs="Arial"/>
        </w:rPr>
        <w:t>type – the type of the picture</w:t>
      </w:r>
    </w:p>
    <w:p w14:paraId="33337C22" w14:textId="34E94339" w:rsidR="0089023E" w:rsidRPr="0089023E" w:rsidRDefault="0089023E" w:rsidP="00FC4C14">
      <w:pPr>
        <w:pStyle w:val="ListParagraph"/>
        <w:numPr>
          <w:ilvl w:val="0"/>
          <w:numId w:val="49"/>
        </w:numPr>
        <w:rPr>
          <w:rFonts w:ascii="Arial" w:hAnsi="Arial" w:cs="Arial"/>
        </w:rPr>
        <w:pPrChange w:id="690" w:author="Heinrich, Danielle - heidl003" w:date="2017-10-26T22:32:00Z">
          <w:pPr>
            <w:pStyle w:val="ListParagraph"/>
            <w:numPr>
              <w:numId w:val="55"/>
            </w:numPr>
            <w:tabs>
              <w:tab w:val="num" w:pos="360"/>
            </w:tabs>
          </w:pPr>
        </w:pPrChange>
      </w:pPr>
      <w:r w:rsidRPr="0089023E">
        <w:rPr>
          <w:rFonts w:ascii="Arial" w:hAnsi="Arial" w:cs="Arial"/>
        </w:rPr>
        <w:t>width – the width of the picture</w:t>
      </w:r>
    </w:p>
    <w:p w14:paraId="232047AA" w14:textId="3A9B056D" w:rsidR="0089023E" w:rsidRDefault="0089023E" w:rsidP="0089023E">
      <w:pPr>
        <w:pStyle w:val="Caption"/>
        <w:jc w:val="center"/>
      </w:pPr>
      <w:r>
        <w:rPr>
          <w:noProof/>
          <w:lang w:val="en-AU" w:eastAsia="en-AU"/>
        </w:rPr>
        <w:drawing>
          <wp:inline distT="0" distB="0" distL="0" distR="0" wp14:anchorId="48452F55" wp14:editId="2135B855">
            <wp:extent cx="4067175" cy="847725"/>
            <wp:effectExtent l="0" t="0" r="9525"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067175" cy="847725"/>
                    </a:xfrm>
                    <a:prstGeom prst="rect">
                      <a:avLst/>
                    </a:prstGeom>
                  </pic:spPr>
                </pic:pic>
              </a:graphicData>
            </a:graphic>
          </wp:inline>
        </w:drawing>
      </w:r>
    </w:p>
    <w:p w14:paraId="05406989" w14:textId="67A1E458" w:rsidR="0089023E" w:rsidRDefault="0089023E" w:rsidP="0089023E">
      <w:pPr>
        <w:pStyle w:val="Caption"/>
      </w:pPr>
      <w:r>
        <w:t xml:space="preserve">Table </w:t>
      </w:r>
      <w:r>
        <w:fldChar w:fldCharType="begin"/>
      </w:r>
      <w:r>
        <w:instrText xml:space="preserve"> SEQ Table \* ARABIC </w:instrText>
      </w:r>
      <w:r>
        <w:fldChar w:fldCharType="separate"/>
      </w:r>
      <w:r>
        <w:rPr>
          <w:noProof/>
        </w:rPr>
        <w:t>22</w:t>
      </w:r>
      <w:r>
        <w:fldChar w:fldCharType="end"/>
      </w:r>
      <w:r>
        <w:t xml:space="preserve">: </w:t>
      </w:r>
      <w:r w:rsidRPr="00BD135F">
        <w:t>pictures exported keys</w:t>
      </w:r>
    </w:p>
    <w:p w14:paraId="48C1F09D" w14:textId="77777777" w:rsidR="0089023E" w:rsidRPr="0089023E" w:rsidRDefault="0089023E" w:rsidP="0089023E"/>
    <w:p w14:paraId="4B4193F8" w14:textId="6F9F4095" w:rsidR="0089023E" w:rsidRDefault="0089023E" w:rsidP="0089023E">
      <w:pPr>
        <w:pStyle w:val="Caption"/>
        <w:jc w:val="center"/>
      </w:pPr>
      <w:r>
        <w:rPr>
          <w:noProof/>
        </w:rPr>
        <w:lastRenderedPageBreak/>
        <w:drawing>
          <wp:inline distT="0" distB="0" distL="0" distR="0" wp14:anchorId="2823210C" wp14:editId="66B79E53">
            <wp:extent cx="5391150" cy="2371725"/>
            <wp:effectExtent l="0" t="0" r="0"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391150" cy="2371725"/>
                    </a:xfrm>
                    <a:prstGeom prst="rect">
                      <a:avLst/>
                    </a:prstGeom>
                  </pic:spPr>
                </pic:pic>
              </a:graphicData>
            </a:graphic>
          </wp:inline>
        </w:drawing>
      </w:r>
    </w:p>
    <w:p w14:paraId="732ADE3A" w14:textId="0BB8CA9D" w:rsidR="0089023E" w:rsidRDefault="0089023E" w:rsidP="0089023E">
      <w:pPr>
        <w:pStyle w:val="Caption"/>
      </w:pPr>
      <w:r>
        <w:t xml:space="preserve">Table </w:t>
      </w:r>
      <w:r>
        <w:fldChar w:fldCharType="begin"/>
      </w:r>
      <w:r>
        <w:instrText xml:space="preserve"> SEQ Table \* ARABIC </w:instrText>
      </w:r>
      <w:r>
        <w:fldChar w:fldCharType="separate"/>
      </w:r>
      <w:r>
        <w:rPr>
          <w:noProof/>
        </w:rPr>
        <w:t>23</w:t>
      </w:r>
      <w:r>
        <w:fldChar w:fldCharType="end"/>
      </w:r>
      <w:r>
        <w:t xml:space="preserve">: </w:t>
      </w:r>
      <w:r w:rsidRPr="00073984">
        <w:t xml:space="preserve">positions (PK </w:t>
      </w:r>
      <w:r>
        <w:t>=</w:t>
      </w:r>
      <w:r w:rsidRPr="00073984">
        <w:t xml:space="preserve"> id)</w:t>
      </w:r>
    </w:p>
    <w:p w14:paraId="3EEF14EC" w14:textId="170F5E48" w:rsidR="009E4721" w:rsidRDefault="0089023E" w:rsidP="00FC4C14">
      <w:pPr>
        <w:pStyle w:val="BodyText"/>
        <w:numPr>
          <w:ilvl w:val="0"/>
          <w:numId w:val="50"/>
        </w:numPr>
        <w:rPr>
          <w:lang w:eastAsia="ar-SA"/>
        </w:rPr>
        <w:pPrChange w:id="691" w:author="Heinrich, Danielle - heidl003" w:date="2017-10-26T22:32:00Z">
          <w:pPr>
            <w:pStyle w:val="BodyText"/>
            <w:numPr>
              <w:numId w:val="56"/>
            </w:numPr>
            <w:tabs>
              <w:tab w:val="num" w:pos="360"/>
            </w:tabs>
          </w:pPr>
        </w:pPrChange>
      </w:pPr>
      <w:r>
        <w:rPr>
          <w:lang w:eastAsia="ar-SA"/>
        </w:rPr>
        <w:t>address – the address of a device position</w:t>
      </w:r>
    </w:p>
    <w:p w14:paraId="0C870BAA" w14:textId="7D8F4D4C" w:rsidR="0089023E" w:rsidRDefault="0089023E" w:rsidP="00FC4C14">
      <w:pPr>
        <w:pStyle w:val="BodyText"/>
        <w:numPr>
          <w:ilvl w:val="0"/>
          <w:numId w:val="50"/>
        </w:numPr>
        <w:rPr>
          <w:lang w:eastAsia="ar-SA"/>
        </w:rPr>
        <w:pPrChange w:id="692" w:author="Heinrich, Danielle - heidl003" w:date="2017-10-26T22:32:00Z">
          <w:pPr>
            <w:pStyle w:val="BodyText"/>
            <w:numPr>
              <w:numId w:val="56"/>
            </w:numPr>
            <w:tabs>
              <w:tab w:val="num" w:pos="360"/>
            </w:tabs>
          </w:pPr>
        </w:pPrChange>
      </w:pPr>
      <w:r>
        <w:rPr>
          <w:lang w:eastAsia="ar-SA"/>
        </w:rPr>
        <w:t>altitude – the altitude of a device</w:t>
      </w:r>
    </w:p>
    <w:p w14:paraId="7D954D39" w14:textId="413B70D0" w:rsidR="0089023E" w:rsidRDefault="0089023E" w:rsidP="00FC4C14">
      <w:pPr>
        <w:pStyle w:val="BodyText"/>
        <w:numPr>
          <w:ilvl w:val="0"/>
          <w:numId w:val="50"/>
        </w:numPr>
        <w:rPr>
          <w:lang w:eastAsia="ar-SA"/>
        </w:rPr>
        <w:pPrChange w:id="693" w:author="Heinrich, Danielle - heidl003" w:date="2017-10-26T22:32:00Z">
          <w:pPr>
            <w:pStyle w:val="BodyText"/>
            <w:numPr>
              <w:numId w:val="56"/>
            </w:numPr>
            <w:tabs>
              <w:tab w:val="num" w:pos="360"/>
            </w:tabs>
          </w:pPr>
        </w:pPrChange>
      </w:pPr>
      <w:r>
        <w:rPr>
          <w:lang w:eastAsia="ar-SA"/>
        </w:rPr>
        <w:t>course – the course of a device</w:t>
      </w:r>
    </w:p>
    <w:p w14:paraId="2063A778" w14:textId="52477E67" w:rsidR="0089023E" w:rsidRDefault="0089023E" w:rsidP="00FC4C14">
      <w:pPr>
        <w:pStyle w:val="BodyText"/>
        <w:numPr>
          <w:ilvl w:val="0"/>
          <w:numId w:val="50"/>
        </w:numPr>
        <w:rPr>
          <w:lang w:eastAsia="ar-SA"/>
        </w:rPr>
        <w:pPrChange w:id="694" w:author="Heinrich, Danielle - heidl003" w:date="2017-10-26T22:32:00Z">
          <w:pPr>
            <w:pStyle w:val="BodyText"/>
            <w:numPr>
              <w:numId w:val="56"/>
            </w:numPr>
            <w:tabs>
              <w:tab w:val="num" w:pos="360"/>
            </w:tabs>
          </w:pPr>
        </w:pPrChange>
      </w:pPr>
      <w:r>
        <w:rPr>
          <w:lang w:eastAsia="ar-SA"/>
        </w:rPr>
        <w:t>latitude – the latitude of a device</w:t>
      </w:r>
    </w:p>
    <w:p w14:paraId="1BC920F1" w14:textId="45A3CC5F" w:rsidR="0089023E" w:rsidRDefault="0089023E" w:rsidP="00FC4C14">
      <w:pPr>
        <w:pStyle w:val="BodyText"/>
        <w:numPr>
          <w:ilvl w:val="0"/>
          <w:numId w:val="50"/>
        </w:numPr>
        <w:rPr>
          <w:lang w:eastAsia="ar-SA"/>
        </w:rPr>
        <w:pPrChange w:id="695" w:author="Heinrich, Danielle - heidl003" w:date="2017-10-26T22:32:00Z">
          <w:pPr>
            <w:pStyle w:val="BodyText"/>
            <w:numPr>
              <w:numId w:val="56"/>
            </w:numPr>
            <w:tabs>
              <w:tab w:val="num" w:pos="360"/>
            </w:tabs>
          </w:pPr>
        </w:pPrChange>
      </w:pPr>
      <w:r>
        <w:rPr>
          <w:lang w:eastAsia="ar-SA"/>
        </w:rPr>
        <w:t>longitude – the longitude of a device</w:t>
      </w:r>
    </w:p>
    <w:p w14:paraId="37E435CC" w14:textId="73BC667C" w:rsidR="0089023E" w:rsidRDefault="0089023E" w:rsidP="00FC4C14">
      <w:pPr>
        <w:pStyle w:val="BodyText"/>
        <w:numPr>
          <w:ilvl w:val="0"/>
          <w:numId w:val="50"/>
        </w:numPr>
        <w:rPr>
          <w:lang w:eastAsia="ar-SA"/>
        </w:rPr>
        <w:pPrChange w:id="696" w:author="Heinrich, Danielle - heidl003" w:date="2017-10-26T22:32:00Z">
          <w:pPr>
            <w:pStyle w:val="BodyText"/>
            <w:numPr>
              <w:numId w:val="56"/>
            </w:numPr>
            <w:tabs>
              <w:tab w:val="num" w:pos="360"/>
            </w:tabs>
          </w:pPr>
        </w:pPrChange>
      </w:pPr>
      <w:r>
        <w:rPr>
          <w:lang w:eastAsia="ar-SA"/>
        </w:rPr>
        <w:t>protocol – the GPS message protocol a device is transmitting</w:t>
      </w:r>
    </w:p>
    <w:p w14:paraId="1DB488E0" w14:textId="2AB447B9" w:rsidR="0089023E" w:rsidRDefault="0089023E" w:rsidP="00FC4C14">
      <w:pPr>
        <w:pStyle w:val="BodyText"/>
        <w:numPr>
          <w:ilvl w:val="0"/>
          <w:numId w:val="50"/>
        </w:numPr>
        <w:rPr>
          <w:lang w:eastAsia="ar-SA"/>
        </w:rPr>
        <w:pPrChange w:id="697" w:author="Heinrich, Danielle - heidl003" w:date="2017-10-26T22:32:00Z">
          <w:pPr>
            <w:pStyle w:val="BodyText"/>
            <w:numPr>
              <w:numId w:val="56"/>
            </w:numPr>
            <w:tabs>
              <w:tab w:val="num" w:pos="360"/>
            </w:tabs>
          </w:pPr>
        </w:pPrChange>
      </w:pPr>
      <w:r>
        <w:rPr>
          <w:lang w:eastAsia="ar-SA"/>
        </w:rPr>
        <w:t>serverTime – the time of the server</w:t>
      </w:r>
    </w:p>
    <w:p w14:paraId="61304C96" w14:textId="3A67D1F2" w:rsidR="0089023E" w:rsidRDefault="0089023E" w:rsidP="00FC4C14">
      <w:pPr>
        <w:pStyle w:val="BodyText"/>
        <w:numPr>
          <w:ilvl w:val="0"/>
          <w:numId w:val="50"/>
        </w:numPr>
        <w:rPr>
          <w:lang w:eastAsia="ar-SA"/>
        </w:rPr>
        <w:pPrChange w:id="698" w:author="Heinrich, Danielle - heidl003" w:date="2017-10-26T22:32:00Z">
          <w:pPr>
            <w:pStyle w:val="BodyText"/>
            <w:numPr>
              <w:numId w:val="56"/>
            </w:numPr>
            <w:tabs>
              <w:tab w:val="num" w:pos="360"/>
            </w:tabs>
          </w:pPr>
        </w:pPrChange>
      </w:pPr>
      <w:r>
        <w:rPr>
          <w:lang w:eastAsia="ar-SA"/>
        </w:rPr>
        <w:t>speed – the speed a device is travelling</w:t>
      </w:r>
    </w:p>
    <w:p w14:paraId="3BEE0462" w14:textId="129753F0" w:rsidR="0089023E" w:rsidRDefault="0089023E" w:rsidP="00FC4C14">
      <w:pPr>
        <w:pStyle w:val="BodyText"/>
        <w:numPr>
          <w:ilvl w:val="0"/>
          <w:numId w:val="50"/>
        </w:numPr>
        <w:rPr>
          <w:lang w:eastAsia="ar-SA"/>
        </w:rPr>
        <w:pPrChange w:id="699" w:author="Heinrich, Danielle - heidl003" w:date="2017-10-26T22:32:00Z">
          <w:pPr>
            <w:pStyle w:val="BodyText"/>
            <w:numPr>
              <w:numId w:val="56"/>
            </w:numPr>
            <w:tabs>
              <w:tab w:val="num" w:pos="360"/>
            </w:tabs>
          </w:pPr>
        </w:pPrChange>
      </w:pPr>
      <w:r>
        <w:rPr>
          <w:lang w:eastAsia="ar-SA"/>
        </w:rPr>
        <w:t>time – the time of a device position</w:t>
      </w:r>
    </w:p>
    <w:p w14:paraId="527BD5C9" w14:textId="03C3A7F7" w:rsidR="0089023E" w:rsidRDefault="0089023E" w:rsidP="00FC4C14">
      <w:pPr>
        <w:pStyle w:val="BodyText"/>
        <w:numPr>
          <w:ilvl w:val="0"/>
          <w:numId w:val="50"/>
        </w:numPr>
        <w:rPr>
          <w:lang w:eastAsia="ar-SA"/>
        </w:rPr>
        <w:pPrChange w:id="700" w:author="Heinrich, Danielle - heidl003" w:date="2017-10-26T22:32:00Z">
          <w:pPr>
            <w:pStyle w:val="BodyText"/>
            <w:numPr>
              <w:numId w:val="56"/>
            </w:numPr>
            <w:tabs>
              <w:tab w:val="num" w:pos="360"/>
            </w:tabs>
          </w:pPr>
        </w:pPrChange>
      </w:pPr>
      <w:r>
        <w:rPr>
          <w:lang w:eastAsia="ar-SA"/>
        </w:rPr>
        <w:t>valid – whether a device position is valid or not</w:t>
      </w:r>
    </w:p>
    <w:p w14:paraId="040F5C4A" w14:textId="1C371E4F" w:rsidR="0089023E" w:rsidRDefault="0089023E" w:rsidP="00FC4C14">
      <w:pPr>
        <w:pStyle w:val="BodyText"/>
        <w:numPr>
          <w:ilvl w:val="0"/>
          <w:numId w:val="50"/>
        </w:numPr>
        <w:rPr>
          <w:lang w:eastAsia="ar-SA"/>
        </w:rPr>
        <w:pPrChange w:id="701" w:author="Heinrich, Danielle - heidl003" w:date="2017-10-26T22:32:00Z">
          <w:pPr>
            <w:pStyle w:val="BodyText"/>
            <w:numPr>
              <w:numId w:val="56"/>
            </w:numPr>
            <w:tabs>
              <w:tab w:val="num" w:pos="360"/>
            </w:tabs>
          </w:pPr>
        </w:pPrChange>
      </w:pPr>
      <w:r>
        <w:rPr>
          <w:lang w:eastAsia="ar-SA"/>
        </w:rPr>
        <w:t>device_id – the identification of a device</w:t>
      </w:r>
    </w:p>
    <w:p w14:paraId="7B76A622" w14:textId="337AEEE5" w:rsidR="009E4721" w:rsidRDefault="0089023E" w:rsidP="009E4721">
      <w:pPr>
        <w:pStyle w:val="BodyText"/>
        <w:jc w:val="center"/>
        <w:rPr>
          <w:lang w:eastAsia="ar-SA"/>
        </w:rPr>
      </w:pPr>
      <w:r>
        <w:rPr>
          <w:noProof/>
          <w:lang w:val="en-AU" w:eastAsia="en-AU"/>
        </w:rPr>
        <w:drawing>
          <wp:inline distT="0" distB="0" distL="0" distR="0" wp14:anchorId="0E2B90D9" wp14:editId="38609D83">
            <wp:extent cx="4305300" cy="390525"/>
            <wp:effectExtent l="0" t="0" r="0" b="952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305300" cy="390525"/>
                    </a:xfrm>
                    <a:prstGeom prst="rect">
                      <a:avLst/>
                    </a:prstGeom>
                  </pic:spPr>
                </pic:pic>
              </a:graphicData>
            </a:graphic>
          </wp:inline>
        </w:drawing>
      </w:r>
    </w:p>
    <w:p w14:paraId="058DD66F" w14:textId="51EAB080" w:rsidR="00207D4C" w:rsidRDefault="00207D4C" w:rsidP="00207D4C">
      <w:pPr>
        <w:pStyle w:val="Caption"/>
      </w:pPr>
      <w:bookmarkStart w:id="702" w:name="_Toc496039803"/>
      <w:r>
        <w:t xml:space="preserve">Table </w:t>
      </w:r>
      <w:r w:rsidR="00C95BBD">
        <w:fldChar w:fldCharType="begin"/>
      </w:r>
      <w:r w:rsidR="00C95BBD">
        <w:instrText xml:space="preserve"> SEQ Table \* ARABIC </w:instrText>
      </w:r>
      <w:r w:rsidR="00C95BBD">
        <w:fldChar w:fldCharType="separate"/>
      </w:r>
      <w:r w:rsidR="00C95BBD">
        <w:rPr>
          <w:noProof/>
        </w:rPr>
        <w:t>24</w:t>
      </w:r>
      <w:r w:rsidR="00C95BBD">
        <w:fldChar w:fldCharType="end"/>
      </w:r>
      <w:r>
        <w:t xml:space="preserve">: </w:t>
      </w:r>
      <w:r w:rsidRPr="009F3FE6">
        <w:t>positions imported keys</w:t>
      </w:r>
      <w:bookmarkEnd w:id="702"/>
    </w:p>
    <w:p w14:paraId="7F691074" w14:textId="3485E278" w:rsidR="009E4721" w:rsidRDefault="0089023E" w:rsidP="009E4721">
      <w:pPr>
        <w:pStyle w:val="BodyText"/>
        <w:jc w:val="center"/>
        <w:rPr>
          <w:lang w:eastAsia="ar-SA"/>
        </w:rPr>
      </w:pPr>
      <w:r>
        <w:rPr>
          <w:noProof/>
          <w:lang w:val="en-AU" w:eastAsia="en-AU"/>
        </w:rPr>
        <w:drawing>
          <wp:inline distT="0" distB="0" distL="0" distR="0" wp14:anchorId="0F4DEBB1" wp14:editId="3B578D77">
            <wp:extent cx="4276725" cy="552450"/>
            <wp:effectExtent l="0" t="0" r="9525"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276725" cy="552450"/>
                    </a:xfrm>
                    <a:prstGeom prst="rect">
                      <a:avLst/>
                    </a:prstGeom>
                  </pic:spPr>
                </pic:pic>
              </a:graphicData>
            </a:graphic>
          </wp:inline>
        </w:drawing>
      </w:r>
    </w:p>
    <w:p w14:paraId="733B764F" w14:textId="0C4657B6" w:rsidR="00207D4C" w:rsidRDefault="00207D4C" w:rsidP="00207D4C">
      <w:pPr>
        <w:pStyle w:val="Caption"/>
      </w:pPr>
      <w:bookmarkStart w:id="703" w:name="_Toc496039804"/>
      <w:r>
        <w:t xml:space="preserve">Table </w:t>
      </w:r>
      <w:r w:rsidR="00C95BBD">
        <w:fldChar w:fldCharType="begin"/>
      </w:r>
      <w:r w:rsidR="00C95BBD">
        <w:instrText xml:space="preserve"> SEQ Table \* ARABIC </w:instrText>
      </w:r>
      <w:r w:rsidR="00C95BBD">
        <w:fldChar w:fldCharType="separate"/>
      </w:r>
      <w:r w:rsidR="00C95BBD">
        <w:rPr>
          <w:noProof/>
        </w:rPr>
        <w:t>25</w:t>
      </w:r>
      <w:r w:rsidR="00C95BBD">
        <w:fldChar w:fldCharType="end"/>
      </w:r>
      <w:r>
        <w:t xml:space="preserve">: </w:t>
      </w:r>
      <w:r w:rsidRPr="005F2014">
        <w:t>positions exported keys</w:t>
      </w:r>
      <w:bookmarkEnd w:id="703"/>
    </w:p>
    <w:p w14:paraId="019F8EE7" w14:textId="77777777" w:rsidR="0089023E" w:rsidRPr="0089023E" w:rsidRDefault="0089023E" w:rsidP="008A68EB"/>
    <w:p w14:paraId="03E2F5CA" w14:textId="7FF4D6CB" w:rsidR="009E4721" w:rsidRDefault="0089023E" w:rsidP="009E4721">
      <w:pPr>
        <w:pStyle w:val="BodyText"/>
        <w:jc w:val="center"/>
        <w:rPr>
          <w:lang w:eastAsia="ar-SA"/>
        </w:rPr>
      </w:pPr>
      <w:r>
        <w:rPr>
          <w:noProof/>
        </w:rPr>
        <w:lastRenderedPageBreak/>
        <w:drawing>
          <wp:inline distT="0" distB="0" distL="0" distR="0" wp14:anchorId="463817A2" wp14:editId="70EF6F7A">
            <wp:extent cx="5400675" cy="1628775"/>
            <wp:effectExtent l="0" t="0" r="9525" b="952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400675" cy="1628775"/>
                    </a:xfrm>
                    <a:prstGeom prst="rect">
                      <a:avLst/>
                    </a:prstGeom>
                  </pic:spPr>
                </pic:pic>
              </a:graphicData>
            </a:graphic>
          </wp:inline>
        </w:drawing>
      </w:r>
    </w:p>
    <w:p w14:paraId="487540D9" w14:textId="06E22E71" w:rsidR="00207D4C" w:rsidRDefault="00207D4C" w:rsidP="00207D4C">
      <w:pPr>
        <w:pStyle w:val="Caption"/>
      </w:pPr>
      <w:bookmarkStart w:id="704" w:name="_Toc496039805"/>
      <w:r>
        <w:t xml:space="preserve">Table </w:t>
      </w:r>
      <w:r w:rsidR="00C95BBD">
        <w:fldChar w:fldCharType="begin"/>
      </w:r>
      <w:r w:rsidR="00C95BBD">
        <w:instrText xml:space="preserve"> SEQ Table \* ARABIC </w:instrText>
      </w:r>
      <w:r w:rsidR="00C95BBD">
        <w:fldChar w:fldCharType="separate"/>
      </w:r>
      <w:r w:rsidR="00C95BBD">
        <w:rPr>
          <w:noProof/>
        </w:rPr>
        <w:t>26</w:t>
      </w:r>
      <w:r w:rsidR="00C95BBD">
        <w:fldChar w:fldCharType="end"/>
      </w:r>
      <w:r>
        <w:t xml:space="preserve">: </w:t>
      </w:r>
      <w:r w:rsidRPr="00A907C4">
        <w:t xml:space="preserve">reports (PK </w:t>
      </w:r>
      <w:r>
        <w:t>=</w:t>
      </w:r>
      <w:r w:rsidRPr="00A907C4">
        <w:t xml:space="preserve"> id)</w:t>
      </w:r>
      <w:bookmarkEnd w:id="704"/>
    </w:p>
    <w:p w14:paraId="2E1C5DA0" w14:textId="76D00B98" w:rsidR="0089023E" w:rsidRPr="005F6861" w:rsidRDefault="0089023E" w:rsidP="00FC4C14">
      <w:pPr>
        <w:pStyle w:val="ListParagraph"/>
        <w:numPr>
          <w:ilvl w:val="0"/>
          <w:numId w:val="51"/>
        </w:numPr>
        <w:rPr>
          <w:rFonts w:ascii="Arial" w:hAnsi="Arial" w:cs="Arial"/>
        </w:rPr>
        <w:pPrChange w:id="705" w:author="Heinrich, Danielle - heidl003" w:date="2017-10-26T22:32:00Z">
          <w:pPr>
            <w:pStyle w:val="ListParagraph"/>
            <w:numPr>
              <w:numId w:val="57"/>
            </w:numPr>
            <w:tabs>
              <w:tab w:val="num" w:pos="360"/>
            </w:tabs>
          </w:pPr>
        </w:pPrChange>
      </w:pPr>
      <w:r w:rsidRPr="005F6861">
        <w:rPr>
          <w:rFonts w:ascii="Arial" w:hAnsi="Arial" w:cs="Arial"/>
        </w:rPr>
        <w:t>disableFilter – toggles a filter that allows for reports generated on both invalid and valid positions</w:t>
      </w:r>
      <w:r w:rsidR="005F6861" w:rsidRPr="005F6861">
        <w:rPr>
          <w:rFonts w:ascii="Arial" w:hAnsi="Arial" w:cs="Arial"/>
        </w:rPr>
        <w:t>, duplicate positions and zero coordinates</w:t>
      </w:r>
    </w:p>
    <w:p w14:paraId="2659C0A7" w14:textId="664E19D9" w:rsidR="005F6861" w:rsidRPr="005F6861" w:rsidRDefault="005F6861" w:rsidP="00FC4C14">
      <w:pPr>
        <w:pStyle w:val="ListParagraph"/>
        <w:numPr>
          <w:ilvl w:val="0"/>
          <w:numId w:val="51"/>
        </w:numPr>
        <w:rPr>
          <w:rFonts w:ascii="Arial" w:hAnsi="Arial" w:cs="Arial"/>
        </w:rPr>
        <w:pPrChange w:id="706" w:author="Heinrich, Danielle - heidl003" w:date="2017-10-26T22:32:00Z">
          <w:pPr>
            <w:pStyle w:val="ListParagraph"/>
            <w:numPr>
              <w:numId w:val="57"/>
            </w:numPr>
            <w:tabs>
              <w:tab w:val="num" w:pos="360"/>
            </w:tabs>
          </w:pPr>
        </w:pPrChange>
      </w:pPr>
      <w:r w:rsidRPr="005F6861">
        <w:rPr>
          <w:rFonts w:ascii="Arial" w:hAnsi="Arial" w:cs="Arial"/>
        </w:rPr>
        <w:t>fromDate – the date from which a report is generated</w:t>
      </w:r>
    </w:p>
    <w:p w14:paraId="5D4289C6" w14:textId="4AAEF163" w:rsidR="005F6861" w:rsidRPr="005F6861" w:rsidRDefault="005F6861" w:rsidP="00FC4C14">
      <w:pPr>
        <w:pStyle w:val="ListParagraph"/>
        <w:numPr>
          <w:ilvl w:val="0"/>
          <w:numId w:val="51"/>
        </w:numPr>
        <w:rPr>
          <w:rFonts w:ascii="Arial" w:hAnsi="Arial" w:cs="Arial"/>
        </w:rPr>
        <w:pPrChange w:id="707" w:author="Heinrich, Danielle - heidl003" w:date="2017-10-26T22:32:00Z">
          <w:pPr>
            <w:pStyle w:val="ListParagraph"/>
            <w:numPr>
              <w:numId w:val="57"/>
            </w:numPr>
            <w:tabs>
              <w:tab w:val="num" w:pos="360"/>
            </w:tabs>
          </w:pPr>
        </w:pPrChange>
      </w:pPr>
      <w:r w:rsidRPr="005F6861">
        <w:rPr>
          <w:rFonts w:ascii="Arial" w:hAnsi="Arial" w:cs="Arial"/>
        </w:rPr>
        <w:t>includeMap – whether a report includes a map or not</w:t>
      </w:r>
    </w:p>
    <w:p w14:paraId="346F47F8" w14:textId="1C7B557F" w:rsidR="005F6861" w:rsidRPr="005F6861" w:rsidRDefault="005F6861" w:rsidP="00FC4C14">
      <w:pPr>
        <w:pStyle w:val="ListParagraph"/>
        <w:numPr>
          <w:ilvl w:val="0"/>
          <w:numId w:val="51"/>
        </w:numPr>
        <w:rPr>
          <w:rFonts w:ascii="Arial" w:hAnsi="Arial" w:cs="Arial"/>
        </w:rPr>
        <w:pPrChange w:id="708" w:author="Heinrich, Danielle - heidl003" w:date="2017-10-26T22:32:00Z">
          <w:pPr>
            <w:pStyle w:val="ListParagraph"/>
            <w:numPr>
              <w:numId w:val="57"/>
            </w:numPr>
            <w:tabs>
              <w:tab w:val="num" w:pos="360"/>
            </w:tabs>
          </w:pPr>
        </w:pPrChange>
      </w:pPr>
      <w:r w:rsidRPr="005F6861">
        <w:rPr>
          <w:rFonts w:ascii="Arial" w:hAnsi="Arial" w:cs="Arial"/>
        </w:rPr>
        <w:t>name – the name of a report</w:t>
      </w:r>
    </w:p>
    <w:p w14:paraId="428BA59B" w14:textId="117327D4" w:rsidR="005F6861" w:rsidRPr="005F6861" w:rsidRDefault="005F6861" w:rsidP="00FC4C14">
      <w:pPr>
        <w:pStyle w:val="ListParagraph"/>
        <w:numPr>
          <w:ilvl w:val="0"/>
          <w:numId w:val="51"/>
        </w:numPr>
        <w:rPr>
          <w:rFonts w:ascii="Arial" w:hAnsi="Arial" w:cs="Arial"/>
        </w:rPr>
        <w:pPrChange w:id="709" w:author="Heinrich, Danielle - heidl003" w:date="2017-10-26T22:32:00Z">
          <w:pPr>
            <w:pStyle w:val="ListParagraph"/>
            <w:numPr>
              <w:numId w:val="57"/>
            </w:numPr>
            <w:tabs>
              <w:tab w:val="num" w:pos="360"/>
            </w:tabs>
          </w:pPr>
        </w:pPrChange>
      </w:pPr>
      <w:r w:rsidRPr="005F6861">
        <w:rPr>
          <w:rFonts w:ascii="Arial" w:hAnsi="Arial" w:cs="Arial"/>
        </w:rPr>
        <w:t>period – the period (yesterday, this week, previous week, this month, previous month, custom) for which a report is generated</w:t>
      </w:r>
    </w:p>
    <w:p w14:paraId="09CBB002" w14:textId="185CB940" w:rsidR="005F6861" w:rsidRPr="005F6861" w:rsidRDefault="005F6861" w:rsidP="00FC4C14">
      <w:pPr>
        <w:pStyle w:val="ListParagraph"/>
        <w:numPr>
          <w:ilvl w:val="0"/>
          <w:numId w:val="51"/>
        </w:numPr>
        <w:rPr>
          <w:rFonts w:ascii="Arial" w:hAnsi="Arial" w:cs="Arial"/>
        </w:rPr>
        <w:pPrChange w:id="710" w:author="Heinrich, Danielle - heidl003" w:date="2017-10-26T22:32:00Z">
          <w:pPr>
            <w:pStyle w:val="ListParagraph"/>
            <w:numPr>
              <w:numId w:val="57"/>
            </w:numPr>
            <w:tabs>
              <w:tab w:val="num" w:pos="360"/>
            </w:tabs>
          </w:pPr>
        </w:pPrChange>
      </w:pPr>
      <w:r w:rsidRPr="005F6861">
        <w:rPr>
          <w:rFonts w:ascii="Arial" w:hAnsi="Arial" w:cs="Arial"/>
        </w:rPr>
        <w:t>preview – whether a preview of a report is generated or not</w:t>
      </w:r>
    </w:p>
    <w:p w14:paraId="383B7C48" w14:textId="178F30F8" w:rsidR="005F6861" w:rsidRPr="005F6861" w:rsidRDefault="005F6861" w:rsidP="00FC4C14">
      <w:pPr>
        <w:pStyle w:val="ListParagraph"/>
        <w:numPr>
          <w:ilvl w:val="0"/>
          <w:numId w:val="51"/>
        </w:numPr>
        <w:rPr>
          <w:rFonts w:ascii="Arial" w:hAnsi="Arial" w:cs="Arial"/>
        </w:rPr>
        <w:pPrChange w:id="711" w:author="Heinrich, Danielle - heidl003" w:date="2017-10-26T22:32:00Z">
          <w:pPr>
            <w:pStyle w:val="ListParagraph"/>
            <w:numPr>
              <w:numId w:val="57"/>
            </w:numPr>
            <w:tabs>
              <w:tab w:val="num" w:pos="360"/>
            </w:tabs>
          </w:pPr>
        </w:pPrChange>
      </w:pPr>
      <w:r w:rsidRPr="005F6861">
        <w:rPr>
          <w:rFonts w:ascii="Arial" w:hAnsi="Arial" w:cs="Arial"/>
        </w:rPr>
        <w:t>toDate – the date to which a report is generated</w:t>
      </w:r>
    </w:p>
    <w:p w14:paraId="6B565A15" w14:textId="78CD5AF9" w:rsidR="005F6861" w:rsidRPr="005F6861" w:rsidRDefault="005F6861" w:rsidP="00FC4C14">
      <w:pPr>
        <w:pStyle w:val="ListParagraph"/>
        <w:numPr>
          <w:ilvl w:val="0"/>
          <w:numId w:val="51"/>
        </w:numPr>
        <w:rPr>
          <w:rFonts w:ascii="Arial" w:hAnsi="Arial" w:cs="Arial"/>
        </w:rPr>
        <w:pPrChange w:id="712" w:author="Heinrich, Danielle - heidl003" w:date="2017-10-26T22:32:00Z">
          <w:pPr>
            <w:pStyle w:val="ListParagraph"/>
            <w:numPr>
              <w:numId w:val="57"/>
            </w:numPr>
            <w:tabs>
              <w:tab w:val="num" w:pos="360"/>
            </w:tabs>
          </w:pPr>
        </w:pPrChange>
      </w:pPr>
      <w:r w:rsidRPr="005F6861">
        <w:rPr>
          <w:rFonts w:ascii="Arial" w:hAnsi="Arial" w:cs="Arial"/>
        </w:rPr>
        <w:t>type – the type (general information, drives and stops, mileage detail, geo-fence in/out, events) of report to be generated</w:t>
      </w:r>
    </w:p>
    <w:p w14:paraId="40BBC975" w14:textId="072EC1D2" w:rsidR="009E4721" w:rsidRDefault="0089023E" w:rsidP="009E4721">
      <w:pPr>
        <w:pStyle w:val="BodyText"/>
        <w:jc w:val="center"/>
        <w:rPr>
          <w:lang w:eastAsia="ar-SA"/>
        </w:rPr>
      </w:pPr>
      <w:r>
        <w:rPr>
          <w:noProof/>
          <w:lang w:val="en-AU" w:eastAsia="en-AU"/>
        </w:rPr>
        <w:drawing>
          <wp:inline distT="0" distB="0" distL="0" distR="0" wp14:anchorId="27CE4206" wp14:editId="2EC7A484">
            <wp:extent cx="4400550" cy="847725"/>
            <wp:effectExtent l="0" t="0" r="0" b="952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400550" cy="847725"/>
                    </a:xfrm>
                    <a:prstGeom prst="rect">
                      <a:avLst/>
                    </a:prstGeom>
                  </pic:spPr>
                </pic:pic>
              </a:graphicData>
            </a:graphic>
          </wp:inline>
        </w:drawing>
      </w:r>
    </w:p>
    <w:p w14:paraId="46134D6A" w14:textId="50DD9BB2" w:rsidR="00207D4C" w:rsidRDefault="00207D4C" w:rsidP="00207D4C">
      <w:pPr>
        <w:pStyle w:val="Caption"/>
        <w:rPr>
          <w:ins w:id="713" w:author="Heinrich, Danielle - heidl003" w:date="2017-10-26T22:31:00Z"/>
        </w:rPr>
      </w:pPr>
      <w:bookmarkStart w:id="714" w:name="_Toc496039806"/>
      <w:r>
        <w:t xml:space="preserve">Table </w:t>
      </w:r>
      <w:r w:rsidR="00C95BBD">
        <w:fldChar w:fldCharType="begin"/>
      </w:r>
      <w:r w:rsidR="00C95BBD">
        <w:instrText xml:space="preserve"> SEQ Table \* ARABIC </w:instrText>
      </w:r>
      <w:r w:rsidR="00C95BBD">
        <w:fldChar w:fldCharType="separate"/>
      </w:r>
      <w:r w:rsidR="00C95BBD">
        <w:rPr>
          <w:noProof/>
        </w:rPr>
        <w:t>27</w:t>
      </w:r>
      <w:r w:rsidR="00C95BBD">
        <w:fldChar w:fldCharType="end"/>
      </w:r>
      <w:r>
        <w:t xml:space="preserve">: </w:t>
      </w:r>
      <w:r w:rsidRPr="00441227">
        <w:t>reports exported keys</w:t>
      </w:r>
      <w:bookmarkEnd w:id="714"/>
    </w:p>
    <w:p w14:paraId="60AAEE61" w14:textId="77777777" w:rsidR="00A84739" w:rsidRPr="00A84739" w:rsidRDefault="00A84739" w:rsidP="00A84739">
      <w:pPr>
        <w:rPr>
          <w:rPrChange w:id="715" w:author="Heinrich, Danielle - heidl003" w:date="2017-10-26T22:31:00Z">
            <w:rPr/>
          </w:rPrChange>
        </w:rPr>
        <w:pPrChange w:id="716" w:author="Heinrich, Danielle - heidl003" w:date="2017-10-26T22:31:00Z">
          <w:pPr>
            <w:pStyle w:val="Caption"/>
          </w:pPr>
        </w:pPrChange>
      </w:pPr>
    </w:p>
    <w:p w14:paraId="6596ABDD" w14:textId="2488DE86" w:rsidR="009E4721" w:rsidRDefault="0028137F" w:rsidP="009E4721">
      <w:pPr>
        <w:pStyle w:val="BodyText"/>
        <w:jc w:val="center"/>
        <w:rPr>
          <w:lang w:eastAsia="ar-SA"/>
        </w:rPr>
      </w:pPr>
      <w:r>
        <w:rPr>
          <w:noProof/>
        </w:rPr>
        <w:drawing>
          <wp:inline distT="0" distB="0" distL="0" distR="0" wp14:anchorId="31CD89CE" wp14:editId="352C767C">
            <wp:extent cx="5276850" cy="561975"/>
            <wp:effectExtent l="0" t="0" r="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276850" cy="561975"/>
                    </a:xfrm>
                    <a:prstGeom prst="rect">
                      <a:avLst/>
                    </a:prstGeom>
                  </pic:spPr>
                </pic:pic>
              </a:graphicData>
            </a:graphic>
          </wp:inline>
        </w:drawing>
      </w:r>
    </w:p>
    <w:p w14:paraId="1DCB656E" w14:textId="6766F3D8" w:rsidR="00207D4C" w:rsidRDefault="00207D4C" w:rsidP="00207D4C">
      <w:pPr>
        <w:pStyle w:val="Caption"/>
      </w:pPr>
      <w:bookmarkStart w:id="717" w:name="_Toc496039807"/>
      <w:r>
        <w:t xml:space="preserve">Table </w:t>
      </w:r>
      <w:r w:rsidR="00C95BBD">
        <w:fldChar w:fldCharType="begin"/>
      </w:r>
      <w:r w:rsidR="00C95BBD">
        <w:instrText xml:space="preserve"> SEQ Table \* ARABIC </w:instrText>
      </w:r>
      <w:r w:rsidR="00C95BBD">
        <w:fldChar w:fldCharType="separate"/>
      </w:r>
      <w:r w:rsidR="00C95BBD">
        <w:rPr>
          <w:noProof/>
        </w:rPr>
        <w:t>28</w:t>
      </w:r>
      <w:r w:rsidR="00C95BBD">
        <w:fldChar w:fldCharType="end"/>
      </w:r>
      <w:r>
        <w:t xml:space="preserve">: </w:t>
      </w:r>
      <w:r w:rsidRPr="00EA3B96">
        <w:t xml:space="preserve">reports_devices (PK </w:t>
      </w:r>
      <w:r>
        <w:t>=</w:t>
      </w:r>
      <w:r w:rsidRPr="00EA3B96">
        <w:t xml:space="preserve"> report_id, device_id)</w:t>
      </w:r>
      <w:bookmarkEnd w:id="717"/>
    </w:p>
    <w:p w14:paraId="6419E189" w14:textId="65A29CF2" w:rsidR="009E4721" w:rsidRDefault="0028137F" w:rsidP="009E4721">
      <w:pPr>
        <w:pStyle w:val="BodyText"/>
        <w:jc w:val="center"/>
        <w:rPr>
          <w:lang w:eastAsia="ar-SA"/>
        </w:rPr>
      </w:pPr>
      <w:r>
        <w:rPr>
          <w:noProof/>
          <w:lang w:val="en-AU" w:eastAsia="en-AU"/>
        </w:rPr>
        <w:drawing>
          <wp:inline distT="0" distB="0" distL="0" distR="0" wp14:anchorId="2A6BD991" wp14:editId="06864780">
            <wp:extent cx="4448175" cy="561975"/>
            <wp:effectExtent l="0" t="0" r="9525" b="952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448175" cy="561975"/>
                    </a:xfrm>
                    <a:prstGeom prst="rect">
                      <a:avLst/>
                    </a:prstGeom>
                  </pic:spPr>
                </pic:pic>
              </a:graphicData>
            </a:graphic>
          </wp:inline>
        </w:drawing>
      </w:r>
    </w:p>
    <w:p w14:paraId="38618416" w14:textId="7AAB4464" w:rsidR="00207D4C" w:rsidRDefault="00207D4C" w:rsidP="00207D4C">
      <w:pPr>
        <w:pStyle w:val="Caption"/>
      </w:pPr>
      <w:bookmarkStart w:id="718" w:name="_Toc496039808"/>
      <w:r>
        <w:t xml:space="preserve">Table </w:t>
      </w:r>
      <w:r w:rsidR="00C95BBD">
        <w:fldChar w:fldCharType="begin"/>
      </w:r>
      <w:r w:rsidR="00C95BBD">
        <w:instrText xml:space="preserve"> SEQ Table \* ARABIC </w:instrText>
      </w:r>
      <w:r w:rsidR="00C95BBD">
        <w:fldChar w:fldCharType="separate"/>
      </w:r>
      <w:r w:rsidR="00C95BBD">
        <w:rPr>
          <w:noProof/>
        </w:rPr>
        <w:t>29</w:t>
      </w:r>
      <w:r w:rsidR="00C95BBD">
        <w:fldChar w:fldCharType="end"/>
      </w:r>
      <w:r>
        <w:t xml:space="preserve">: </w:t>
      </w:r>
      <w:r w:rsidRPr="00565C9E">
        <w:t>reports_devices imported keys</w:t>
      </w:r>
      <w:bookmarkEnd w:id="718"/>
    </w:p>
    <w:p w14:paraId="176BBC72" w14:textId="77777777" w:rsidR="0028137F" w:rsidRPr="0028137F" w:rsidRDefault="0028137F" w:rsidP="0028137F"/>
    <w:p w14:paraId="7D91D2E9" w14:textId="6A814FCE" w:rsidR="009E4721" w:rsidRDefault="0028137F" w:rsidP="00207D4C">
      <w:pPr>
        <w:pStyle w:val="Caption"/>
        <w:jc w:val="center"/>
        <w:rPr>
          <w:lang w:eastAsia="ar-SA"/>
        </w:rPr>
      </w:pPr>
      <w:r>
        <w:rPr>
          <w:noProof/>
        </w:rPr>
        <w:lastRenderedPageBreak/>
        <w:drawing>
          <wp:inline distT="0" distB="0" distL="0" distR="0" wp14:anchorId="7DDF89CB" wp14:editId="03B62989">
            <wp:extent cx="5305425" cy="561975"/>
            <wp:effectExtent l="0" t="0" r="9525" b="952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305425" cy="561975"/>
                    </a:xfrm>
                    <a:prstGeom prst="rect">
                      <a:avLst/>
                    </a:prstGeom>
                  </pic:spPr>
                </pic:pic>
              </a:graphicData>
            </a:graphic>
          </wp:inline>
        </w:drawing>
      </w:r>
    </w:p>
    <w:p w14:paraId="42BCD0E4" w14:textId="3DA0556F" w:rsidR="00207D4C" w:rsidRDefault="00207D4C" w:rsidP="00207D4C">
      <w:pPr>
        <w:pStyle w:val="Caption"/>
      </w:pPr>
      <w:bookmarkStart w:id="719" w:name="_Toc496039810"/>
      <w:r>
        <w:t xml:space="preserve">Table </w:t>
      </w:r>
      <w:r w:rsidR="00C95BBD">
        <w:fldChar w:fldCharType="begin"/>
      </w:r>
      <w:r w:rsidR="00C95BBD">
        <w:instrText xml:space="preserve"> SEQ Table \* ARABIC </w:instrText>
      </w:r>
      <w:r w:rsidR="00C95BBD">
        <w:fldChar w:fldCharType="separate"/>
      </w:r>
      <w:r w:rsidR="00C95BBD">
        <w:rPr>
          <w:noProof/>
        </w:rPr>
        <w:t>30</w:t>
      </w:r>
      <w:r w:rsidR="00C95BBD">
        <w:fldChar w:fldCharType="end"/>
      </w:r>
      <w:r>
        <w:t xml:space="preserve">: </w:t>
      </w:r>
      <w:r w:rsidRPr="005509F2">
        <w:t xml:space="preserve">reports_groups (PK </w:t>
      </w:r>
      <w:r>
        <w:t>=</w:t>
      </w:r>
      <w:r w:rsidRPr="005509F2">
        <w:t xml:space="preserve"> report_id, group_id)</w:t>
      </w:r>
      <w:bookmarkEnd w:id="719"/>
    </w:p>
    <w:p w14:paraId="02D6DD3E" w14:textId="699E0E23" w:rsidR="009E4721" w:rsidRDefault="0028137F" w:rsidP="009E4721">
      <w:pPr>
        <w:pStyle w:val="BodyText"/>
        <w:jc w:val="center"/>
        <w:rPr>
          <w:lang w:eastAsia="ar-SA"/>
        </w:rPr>
      </w:pPr>
      <w:r>
        <w:rPr>
          <w:noProof/>
          <w:lang w:val="en-AU" w:eastAsia="en-AU"/>
        </w:rPr>
        <w:drawing>
          <wp:inline distT="0" distB="0" distL="0" distR="0" wp14:anchorId="6F913CCA" wp14:editId="31D5F6B0">
            <wp:extent cx="4619625" cy="533400"/>
            <wp:effectExtent l="0" t="0" r="952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619625" cy="533400"/>
                    </a:xfrm>
                    <a:prstGeom prst="rect">
                      <a:avLst/>
                    </a:prstGeom>
                  </pic:spPr>
                </pic:pic>
              </a:graphicData>
            </a:graphic>
          </wp:inline>
        </w:drawing>
      </w:r>
    </w:p>
    <w:p w14:paraId="12DB2FD9" w14:textId="01720A15" w:rsidR="00207D4C" w:rsidRDefault="00207D4C" w:rsidP="00207D4C">
      <w:pPr>
        <w:pStyle w:val="Caption"/>
        <w:rPr>
          <w:ins w:id="720" w:author="Heinrich, Danielle - heidl003" w:date="2017-10-26T22:31:00Z"/>
        </w:rPr>
      </w:pPr>
      <w:bookmarkStart w:id="721" w:name="_Toc496039811"/>
      <w:r>
        <w:t xml:space="preserve">Table </w:t>
      </w:r>
      <w:r w:rsidR="00C95BBD">
        <w:fldChar w:fldCharType="begin"/>
      </w:r>
      <w:r w:rsidR="00C95BBD">
        <w:instrText xml:space="preserve"> SEQ Table \* ARABIC </w:instrText>
      </w:r>
      <w:r w:rsidR="00C95BBD">
        <w:fldChar w:fldCharType="separate"/>
      </w:r>
      <w:r w:rsidR="00C95BBD">
        <w:rPr>
          <w:noProof/>
        </w:rPr>
        <w:t>31</w:t>
      </w:r>
      <w:r w:rsidR="00C95BBD">
        <w:fldChar w:fldCharType="end"/>
      </w:r>
      <w:r>
        <w:t xml:space="preserve">: </w:t>
      </w:r>
      <w:r w:rsidRPr="00491412">
        <w:t>reports_groups imported keys</w:t>
      </w:r>
      <w:bookmarkEnd w:id="721"/>
    </w:p>
    <w:p w14:paraId="0EF9696D" w14:textId="77777777" w:rsidR="00A84739" w:rsidRPr="00A84739" w:rsidRDefault="00A84739" w:rsidP="00A84739">
      <w:pPr>
        <w:rPr>
          <w:rPrChange w:id="722" w:author="Heinrich, Danielle - heidl003" w:date="2017-10-26T22:31:00Z">
            <w:rPr/>
          </w:rPrChange>
        </w:rPr>
        <w:pPrChange w:id="723" w:author="Heinrich, Danielle - heidl003" w:date="2017-10-26T22:31:00Z">
          <w:pPr>
            <w:pStyle w:val="Caption"/>
          </w:pPr>
        </w:pPrChange>
      </w:pPr>
    </w:p>
    <w:p w14:paraId="745E3F63" w14:textId="320D8F63" w:rsidR="009E4721" w:rsidRDefault="0028137F" w:rsidP="009E4721">
      <w:pPr>
        <w:pStyle w:val="BodyText"/>
        <w:jc w:val="center"/>
        <w:rPr>
          <w:lang w:eastAsia="ar-SA"/>
        </w:rPr>
      </w:pPr>
      <w:r>
        <w:rPr>
          <w:noProof/>
        </w:rPr>
        <w:drawing>
          <wp:inline distT="0" distB="0" distL="0" distR="0" wp14:anchorId="65C11637" wp14:editId="3B7E3331">
            <wp:extent cx="5238750" cy="53340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238750" cy="533400"/>
                    </a:xfrm>
                    <a:prstGeom prst="rect">
                      <a:avLst/>
                    </a:prstGeom>
                  </pic:spPr>
                </pic:pic>
              </a:graphicData>
            </a:graphic>
          </wp:inline>
        </w:drawing>
      </w:r>
    </w:p>
    <w:p w14:paraId="688B93A3" w14:textId="19A8E596" w:rsidR="00207D4C" w:rsidRDefault="00207D4C" w:rsidP="00207D4C">
      <w:pPr>
        <w:pStyle w:val="Caption"/>
      </w:pPr>
      <w:bookmarkStart w:id="724" w:name="_Toc496039812"/>
      <w:r>
        <w:t xml:space="preserve">Table </w:t>
      </w:r>
      <w:r w:rsidR="00C95BBD">
        <w:fldChar w:fldCharType="begin"/>
      </w:r>
      <w:r w:rsidR="00C95BBD">
        <w:instrText xml:space="preserve"> SEQ Table \* ARABIC </w:instrText>
      </w:r>
      <w:r w:rsidR="00C95BBD">
        <w:fldChar w:fldCharType="separate"/>
      </w:r>
      <w:r w:rsidR="00C95BBD">
        <w:rPr>
          <w:noProof/>
        </w:rPr>
        <w:t>32</w:t>
      </w:r>
      <w:r w:rsidR="00C95BBD">
        <w:fldChar w:fldCharType="end"/>
      </w:r>
      <w:r>
        <w:t xml:space="preserve">: </w:t>
      </w:r>
      <w:r w:rsidRPr="008658F0">
        <w:t xml:space="preserve">reports_users (PK </w:t>
      </w:r>
      <w:r>
        <w:t>=</w:t>
      </w:r>
      <w:r w:rsidRPr="008658F0">
        <w:t xml:space="preserve"> user_id, report_id)</w:t>
      </w:r>
      <w:bookmarkEnd w:id="724"/>
    </w:p>
    <w:p w14:paraId="089026B5" w14:textId="5011D3F1" w:rsidR="009E4721" w:rsidRDefault="0028137F" w:rsidP="009E4721">
      <w:pPr>
        <w:pStyle w:val="BodyText"/>
        <w:jc w:val="center"/>
        <w:rPr>
          <w:lang w:eastAsia="ar-SA"/>
        </w:rPr>
      </w:pPr>
      <w:r>
        <w:rPr>
          <w:noProof/>
          <w:lang w:val="en-AU" w:eastAsia="en-AU"/>
        </w:rPr>
        <w:drawing>
          <wp:inline distT="0" distB="0" distL="0" distR="0" wp14:anchorId="56FCA223" wp14:editId="34E4ED89">
            <wp:extent cx="4286250" cy="53340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286250" cy="533400"/>
                    </a:xfrm>
                    <a:prstGeom prst="rect">
                      <a:avLst/>
                    </a:prstGeom>
                  </pic:spPr>
                </pic:pic>
              </a:graphicData>
            </a:graphic>
          </wp:inline>
        </w:drawing>
      </w:r>
    </w:p>
    <w:p w14:paraId="0787217A" w14:textId="7A163638" w:rsidR="00207D4C" w:rsidRDefault="00207D4C" w:rsidP="00207D4C">
      <w:pPr>
        <w:pStyle w:val="Caption"/>
        <w:rPr>
          <w:ins w:id="725" w:author="Heinrich, Danielle - heidl003" w:date="2017-10-26T22:31:00Z"/>
        </w:rPr>
      </w:pPr>
      <w:bookmarkStart w:id="726" w:name="_Toc496039813"/>
      <w:r>
        <w:t xml:space="preserve">Table </w:t>
      </w:r>
      <w:r w:rsidR="00C95BBD">
        <w:fldChar w:fldCharType="begin"/>
      </w:r>
      <w:r w:rsidR="00C95BBD">
        <w:instrText xml:space="preserve"> SEQ Table \* ARABIC </w:instrText>
      </w:r>
      <w:r w:rsidR="00C95BBD">
        <w:fldChar w:fldCharType="separate"/>
      </w:r>
      <w:r w:rsidR="00C95BBD">
        <w:rPr>
          <w:noProof/>
        </w:rPr>
        <w:t>33</w:t>
      </w:r>
      <w:r w:rsidR="00C95BBD">
        <w:fldChar w:fldCharType="end"/>
      </w:r>
      <w:r>
        <w:t xml:space="preserve">: </w:t>
      </w:r>
      <w:r w:rsidRPr="00BF6616">
        <w:t>reports_users imported keys</w:t>
      </w:r>
      <w:bookmarkEnd w:id="726"/>
    </w:p>
    <w:p w14:paraId="412AFAAE" w14:textId="77777777" w:rsidR="00A84739" w:rsidRPr="00A84739" w:rsidRDefault="00A84739" w:rsidP="00A84739">
      <w:pPr>
        <w:rPr>
          <w:rPrChange w:id="727" w:author="Heinrich, Danielle - heidl003" w:date="2017-10-26T22:31:00Z">
            <w:rPr/>
          </w:rPrChange>
        </w:rPr>
        <w:pPrChange w:id="728" w:author="Heinrich, Danielle - heidl003" w:date="2017-10-26T22:31:00Z">
          <w:pPr>
            <w:pStyle w:val="Caption"/>
          </w:pPr>
        </w:pPrChange>
      </w:pPr>
    </w:p>
    <w:p w14:paraId="5F6ED960" w14:textId="32DF1715" w:rsidR="009E4721" w:rsidRDefault="008215FE" w:rsidP="009E4721">
      <w:pPr>
        <w:pStyle w:val="BodyText"/>
        <w:jc w:val="center"/>
        <w:rPr>
          <w:lang w:eastAsia="ar-SA"/>
        </w:rPr>
      </w:pPr>
      <w:r>
        <w:rPr>
          <w:noProof/>
        </w:rPr>
        <w:drawing>
          <wp:inline distT="0" distB="0" distL="0" distR="0" wp14:anchorId="33853E98" wp14:editId="19BF2F61">
            <wp:extent cx="5305425" cy="838200"/>
            <wp:effectExtent l="0" t="0" r="9525"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305425" cy="838200"/>
                    </a:xfrm>
                    <a:prstGeom prst="rect">
                      <a:avLst/>
                    </a:prstGeom>
                  </pic:spPr>
                </pic:pic>
              </a:graphicData>
            </a:graphic>
          </wp:inline>
        </w:drawing>
      </w:r>
    </w:p>
    <w:p w14:paraId="472DC4EF" w14:textId="5841A023" w:rsidR="00207D4C" w:rsidRDefault="00207D4C" w:rsidP="00207D4C">
      <w:pPr>
        <w:pStyle w:val="Caption"/>
      </w:pPr>
      <w:bookmarkStart w:id="729" w:name="_Toc496039814"/>
      <w:r>
        <w:t xml:space="preserve">Table </w:t>
      </w:r>
      <w:r w:rsidR="00C95BBD">
        <w:fldChar w:fldCharType="begin"/>
      </w:r>
      <w:r w:rsidR="00C95BBD">
        <w:instrText xml:space="preserve"> SEQ Table \* ARABIC </w:instrText>
      </w:r>
      <w:r w:rsidR="00C95BBD">
        <w:fldChar w:fldCharType="separate"/>
      </w:r>
      <w:r w:rsidR="00C95BBD">
        <w:rPr>
          <w:noProof/>
        </w:rPr>
        <w:t>34</w:t>
      </w:r>
      <w:r w:rsidR="00C95BBD">
        <w:fldChar w:fldCharType="end"/>
      </w:r>
      <w:r>
        <w:t xml:space="preserve">: </w:t>
      </w:r>
      <w:r w:rsidRPr="00344D32">
        <w:t xml:space="preserve">ui_state (PK </w:t>
      </w:r>
      <w:r>
        <w:t xml:space="preserve">= </w:t>
      </w:r>
      <w:r w:rsidRPr="00344D32">
        <w:t>id)</w:t>
      </w:r>
      <w:bookmarkEnd w:id="729"/>
    </w:p>
    <w:p w14:paraId="68A93734" w14:textId="18FE3C3D" w:rsidR="00477FC7" w:rsidRDefault="00477FC7" w:rsidP="00FC4C14">
      <w:pPr>
        <w:pStyle w:val="ListParagraph"/>
        <w:numPr>
          <w:ilvl w:val="0"/>
          <w:numId w:val="52"/>
        </w:numPr>
        <w:pPrChange w:id="730" w:author="Heinrich, Danielle - heidl003" w:date="2017-10-26T22:32:00Z">
          <w:pPr>
            <w:pStyle w:val="ListParagraph"/>
            <w:numPr>
              <w:numId w:val="58"/>
            </w:numPr>
            <w:tabs>
              <w:tab w:val="num" w:pos="360"/>
            </w:tabs>
          </w:pPr>
        </w:pPrChange>
      </w:pPr>
      <w:r>
        <w:t>name – the name of the saved user interface state</w:t>
      </w:r>
    </w:p>
    <w:p w14:paraId="6C59B158" w14:textId="2AD96B6B" w:rsidR="00477FC7" w:rsidRPr="00477FC7" w:rsidRDefault="00477FC7" w:rsidP="00FC4C14">
      <w:pPr>
        <w:pStyle w:val="ListParagraph"/>
        <w:numPr>
          <w:ilvl w:val="0"/>
          <w:numId w:val="52"/>
        </w:numPr>
        <w:pPrChange w:id="731" w:author="Heinrich, Danielle - heidl003" w:date="2017-10-26T22:32:00Z">
          <w:pPr>
            <w:pStyle w:val="ListParagraph"/>
            <w:numPr>
              <w:numId w:val="58"/>
            </w:numPr>
            <w:tabs>
              <w:tab w:val="num" w:pos="360"/>
            </w:tabs>
          </w:pPr>
        </w:pPrChange>
      </w:pPr>
      <w:r>
        <w:t>user_id – the identification of the user for which the saved user interface state belongs</w:t>
      </w:r>
    </w:p>
    <w:p w14:paraId="2A29CB8B" w14:textId="08FC9432" w:rsidR="009E4721" w:rsidRDefault="00477FC7" w:rsidP="009E4721">
      <w:pPr>
        <w:pStyle w:val="BodyText"/>
        <w:jc w:val="center"/>
        <w:rPr>
          <w:lang w:eastAsia="ar-SA"/>
        </w:rPr>
      </w:pPr>
      <w:r>
        <w:rPr>
          <w:noProof/>
          <w:lang w:val="en-AU" w:eastAsia="en-AU"/>
        </w:rPr>
        <w:drawing>
          <wp:inline distT="0" distB="0" distL="0" distR="0" wp14:anchorId="5CCDF411" wp14:editId="641908F7">
            <wp:extent cx="4362450" cy="390525"/>
            <wp:effectExtent l="0" t="0" r="0" b="952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362450" cy="390525"/>
                    </a:xfrm>
                    <a:prstGeom prst="rect">
                      <a:avLst/>
                    </a:prstGeom>
                  </pic:spPr>
                </pic:pic>
              </a:graphicData>
            </a:graphic>
          </wp:inline>
        </w:drawing>
      </w:r>
    </w:p>
    <w:p w14:paraId="00C64BF1" w14:textId="4D5A9F61" w:rsidR="00207D4C" w:rsidRDefault="00207D4C" w:rsidP="00207D4C">
      <w:pPr>
        <w:pStyle w:val="Caption"/>
      </w:pPr>
      <w:bookmarkStart w:id="732" w:name="_Toc496039815"/>
      <w:r>
        <w:t xml:space="preserve">Table </w:t>
      </w:r>
      <w:r w:rsidR="00C95BBD">
        <w:fldChar w:fldCharType="begin"/>
      </w:r>
      <w:r w:rsidR="00C95BBD">
        <w:instrText xml:space="preserve"> SEQ Table \* ARABIC </w:instrText>
      </w:r>
      <w:r w:rsidR="00C95BBD">
        <w:fldChar w:fldCharType="separate"/>
      </w:r>
      <w:r w:rsidR="00C95BBD">
        <w:rPr>
          <w:noProof/>
        </w:rPr>
        <w:t>35</w:t>
      </w:r>
      <w:r w:rsidR="00C95BBD">
        <w:fldChar w:fldCharType="end"/>
      </w:r>
      <w:r>
        <w:t xml:space="preserve">: </w:t>
      </w:r>
      <w:r w:rsidRPr="003506CD">
        <w:t>ui_state imported keys</w:t>
      </w:r>
      <w:bookmarkEnd w:id="732"/>
    </w:p>
    <w:p w14:paraId="28A1361E" w14:textId="77777777" w:rsidR="00477FC7" w:rsidRPr="00477FC7" w:rsidRDefault="00477FC7" w:rsidP="00720C58"/>
    <w:p w14:paraId="5CE29B91" w14:textId="27DBDE22" w:rsidR="009E4721" w:rsidRDefault="00477FC7" w:rsidP="009E4721">
      <w:pPr>
        <w:pStyle w:val="BodyText"/>
        <w:jc w:val="center"/>
        <w:rPr>
          <w:lang w:eastAsia="ar-SA"/>
        </w:rPr>
      </w:pPr>
      <w:r>
        <w:rPr>
          <w:noProof/>
        </w:rPr>
        <w:lastRenderedPageBreak/>
        <w:drawing>
          <wp:inline distT="0" distB="0" distL="0" distR="0" wp14:anchorId="38E575E0" wp14:editId="55E7DCB4">
            <wp:extent cx="5638800" cy="3114675"/>
            <wp:effectExtent l="0" t="0" r="0" b="952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638800" cy="3114675"/>
                    </a:xfrm>
                    <a:prstGeom prst="rect">
                      <a:avLst/>
                    </a:prstGeom>
                  </pic:spPr>
                </pic:pic>
              </a:graphicData>
            </a:graphic>
          </wp:inline>
        </w:drawing>
      </w:r>
    </w:p>
    <w:p w14:paraId="5156AE48" w14:textId="1B9A086B" w:rsidR="00207D4C" w:rsidRDefault="00207D4C" w:rsidP="00207D4C">
      <w:pPr>
        <w:pStyle w:val="Caption"/>
      </w:pPr>
      <w:bookmarkStart w:id="733" w:name="_Toc496039816"/>
      <w:r>
        <w:t xml:space="preserve">Table </w:t>
      </w:r>
      <w:r w:rsidR="00C95BBD">
        <w:fldChar w:fldCharType="begin"/>
      </w:r>
      <w:r w:rsidR="00C95BBD">
        <w:instrText xml:space="preserve"> SEQ Table \* ARABIC </w:instrText>
      </w:r>
      <w:r w:rsidR="00C95BBD">
        <w:fldChar w:fldCharType="separate"/>
      </w:r>
      <w:r w:rsidR="00C95BBD">
        <w:rPr>
          <w:noProof/>
        </w:rPr>
        <w:t>36</w:t>
      </w:r>
      <w:r w:rsidR="00C95BBD">
        <w:fldChar w:fldCharType="end"/>
      </w:r>
      <w:r>
        <w:t xml:space="preserve">: </w:t>
      </w:r>
      <w:r w:rsidRPr="00E91736">
        <w:t xml:space="preserve">user_settings (PK </w:t>
      </w:r>
      <w:r>
        <w:t>=</w:t>
      </w:r>
      <w:r w:rsidRPr="00E91736">
        <w:t xml:space="preserve"> id)</w:t>
      </w:r>
      <w:bookmarkEnd w:id="733"/>
    </w:p>
    <w:p w14:paraId="7F41C11E" w14:textId="15874C21" w:rsidR="00477FC7" w:rsidRPr="00720C58" w:rsidRDefault="00477FC7" w:rsidP="00FC4C14">
      <w:pPr>
        <w:pStyle w:val="ListParagraph"/>
        <w:numPr>
          <w:ilvl w:val="0"/>
          <w:numId w:val="53"/>
        </w:numPr>
        <w:rPr>
          <w:rFonts w:ascii="Arial" w:hAnsi="Arial" w:cs="Arial"/>
        </w:rPr>
        <w:pPrChange w:id="734" w:author="Heinrich, Danielle - heidl003" w:date="2017-10-26T22:32:00Z">
          <w:pPr>
            <w:pStyle w:val="ListParagraph"/>
            <w:numPr>
              <w:numId w:val="59"/>
            </w:numPr>
            <w:tabs>
              <w:tab w:val="num" w:pos="360"/>
            </w:tabs>
          </w:pPr>
        </w:pPrChange>
      </w:pPr>
      <w:r w:rsidRPr="00720C58">
        <w:rPr>
          <w:rFonts w:ascii="Arial" w:hAnsi="Arial" w:cs="Arial"/>
        </w:rPr>
        <w:t>archiveMarkerType – the type of icon used to display archive position data</w:t>
      </w:r>
    </w:p>
    <w:p w14:paraId="02805D57" w14:textId="10358DED" w:rsidR="00477FC7" w:rsidRPr="00720C58" w:rsidRDefault="00477FC7" w:rsidP="00FC4C14">
      <w:pPr>
        <w:pStyle w:val="ListParagraph"/>
        <w:numPr>
          <w:ilvl w:val="0"/>
          <w:numId w:val="53"/>
        </w:numPr>
        <w:rPr>
          <w:rFonts w:ascii="Arial" w:hAnsi="Arial" w:cs="Arial"/>
        </w:rPr>
        <w:pPrChange w:id="735" w:author="Heinrich, Danielle - heidl003" w:date="2017-10-26T22:32:00Z">
          <w:pPr>
            <w:pStyle w:val="ListParagraph"/>
            <w:numPr>
              <w:numId w:val="59"/>
            </w:numPr>
            <w:tabs>
              <w:tab w:val="num" w:pos="360"/>
            </w:tabs>
          </w:pPr>
        </w:pPrChange>
      </w:pPr>
      <w:r w:rsidRPr="00720C58">
        <w:rPr>
          <w:rFonts w:ascii="Arial" w:hAnsi="Arial" w:cs="Arial"/>
        </w:rPr>
        <w:t>centerLatitude – the default map position latitude</w:t>
      </w:r>
    </w:p>
    <w:p w14:paraId="71926B07" w14:textId="06006F65" w:rsidR="00477FC7" w:rsidRPr="00720C58" w:rsidRDefault="00477FC7" w:rsidP="00FC4C14">
      <w:pPr>
        <w:pStyle w:val="ListParagraph"/>
        <w:numPr>
          <w:ilvl w:val="0"/>
          <w:numId w:val="53"/>
        </w:numPr>
        <w:rPr>
          <w:rFonts w:ascii="Arial" w:hAnsi="Arial" w:cs="Arial"/>
        </w:rPr>
        <w:pPrChange w:id="736" w:author="Heinrich, Danielle - heidl003" w:date="2017-10-26T22:32:00Z">
          <w:pPr>
            <w:pStyle w:val="ListParagraph"/>
            <w:numPr>
              <w:numId w:val="59"/>
            </w:numPr>
            <w:tabs>
              <w:tab w:val="num" w:pos="360"/>
            </w:tabs>
          </w:pPr>
        </w:pPrChange>
      </w:pPr>
      <w:r w:rsidRPr="00720C58">
        <w:rPr>
          <w:rFonts w:ascii="Arial" w:hAnsi="Arial" w:cs="Arial"/>
        </w:rPr>
        <w:t>centreLongitude – the default map position longitude</w:t>
      </w:r>
    </w:p>
    <w:p w14:paraId="22531C06" w14:textId="4DDBC91B" w:rsidR="00477FC7" w:rsidRPr="00720C58" w:rsidRDefault="00477FC7" w:rsidP="00FC4C14">
      <w:pPr>
        <w:pStyle w:val="ListParagraph"/>
        <w:numPr>
          <w:ilvl w:val="0"/>
          <w:numId w:val="53"/>
        </w:numPr>
        <w:rPr>
          <w:rFonts w:ascii="Arial" w:hAnsi="Arial" w:cs="Arial"/>
        </w:rPr>
        <w:pPrChange w:id="737" w:author="Heinrich, Danielle - heidl003" w:date="2017-10-26T22:32:00Z">
          <w:pPr>
            <w:pStyle w:val="ListParagraph"/>
            <w:numPr>
              <w:numId w:val="59"/>
            </w:numPr>
            <w:tabs>
              <w:tab w:val="num" w:pos="360"/>
            </w:tabs>
          </w:pPr>
        </w:pPrChange>
      </w:pPr>
      <w:r w:rsidRPr="00720C58">
        <w:rPr>
          <w:rFonts w:ascii="Arial" w:hAnsi="Arial" w:cs="Arial"/>
        </w:rPr>
        <w:t>followedDeviceZoomLevel – the map zoom level when following a device</w:t>
      </w:r>
    </w:p>
    <w:p w14:paraId="03BEF54B" w14:textId="75614BF6" w:rsidR="00477FC7" w:rsidRPr="00720C58" w:rsidRDefault="00477FC7" w:rsidP="00FC4C14">
      <w:pPr>
        <w:pStyle w:val="ListParagraph"/>
        <w:numPr>
          <w:ilvl w:val="0"/>
          <w:numId w:val="53"/>
        </w:numPr>
        <w:rPr>
          <w:rFonts w:ascii="Arial" w:hAnsi="Arial" w:cs="Arial"/>
        </w:rPr>
        <w:pPrChange w:id="738" w:author="Heinrich, Danielle - heidl003" w:date="2017-10-26T22:32:00Z">
          <w:pPr>
            <w:pStyle w:val="ListParagraph"/>
            <w:numPr>
              <w:numId w:val="59"/>
            </w:numPr>
            <w:tabs>
              <w:tab w:val="num" w:pos="360"/>
            </w:tabs>
          </w:pPr>
        </w:pPrChange>
      </w:pPr>
      <w:r w:rsidRPr="00720C58">
        <w:rPr>
          <w:rFonts w:ascii="Arial" w:hAnsi="Arial" w:cs="Arial"/>
        </w:rPr>
        <w:t xml:space="preserve">hideDuplicates – </w:t>
      </w:r>
      <w:r w:rsidR="007E215F" w:rsidRPr="00720C58">
        <w:rPr>
          <w:rFonts w:ascii="Arial" w:hAnsi="Arial" w:cs="Arial"/>
        </w:rPr>
        <w:t>filter devices by</w:t>
      </w:r>
      <w:r w:rsidRPr="00720C58">
        <w:rPr>
          <w:rFonts w:ascii="Arial" w:hAnsi="Arial" w:cs="Arial"/>
        </w:rPr>
        <w:t xml:space="preserve"> duplicate position data</w:t>
      </w:r>
    </w:p>
    <w:p w14:paraId="1F925AFB" w14:textId="12965DE3" w:rsidR="00477FC7" w:rsidRPr="00720C58" w:rsidRDefault="00477FC7" w:rsidP="00FC4C14">
      <w:pPr>
        <w:pStyle w:val="ListParagraph"/>
        <w:numPr>
          <w:ilvl w:val="0"/>
          <w:numId w:val="53"/>
        </w:numPr>
        <w:rPr>
          <w:rFonts w:ascii="Arial" w:hAnsi="Arial" w:cs="Arial"/>
        </w:rPr>
        <w:pPrChange w:id="739" w:author="Heinrich, Danielle - heidl003" w:date="2017-10-26T22:32:00Z">
          <w:pPr>
            <w:pStyle w:val="ListParagraph"/>
            <w:numPr>
              <w:numId w:val="59"/>
            </w:numPr>
            <w:tabs>
              <w:tab w:val="num" w:pos="360"/>
            </w:tabs>
          </w:pPr>
        </w:pPrChange>
      </w:pPr>
      <w:r w:rsidRPr="00720C58">
        <w:rPr>
          <w:rFonts w:ascii="Arial" w:hAnsi="Arial" w:cs="Arial"/>
        </w:rPr>
        <w:t xml:space="preserve">hideInvalidLocations – </w:t>
      </w:r>
      <w:r w:rsidR="007E215F" w:rsidRPr="00720C58">
        <w:rPr>
          <w:rFonts w:ascii="Arial" w:hAnsi="Arial" w:cs="Arial"/>
        </w:rPr>
        <w:t>filter devices by</w:t>
      </w:r>
      <w:r w:rsidRPr="00720C58">
        <w:rPr>
          <w:rFonts w:ascii="Arial" w:hAnsi="Arial" w:cs="Arial"/>
        </w:rPr>
        <w:t xml:space="preserve"> invalid position data</w:t>
      </w:r>
    </w:p>
    <w:p w14:paraId="1233115D" w14:textId="4B3F3442" w:rsidR="00477FC7" w:rsidRPr="00720C58" w:rsidRDefault="00477FC7" w:rsidP="00FC4C14">
      <w:pPr>
        <w:pStyle w:val="ListParagraph"/>
        <w:numPr>
          <w:ilvl w:val="0"/>
          <w:numId w:val="53"/>
        </w:numPr>
        <w:rPr>
          <w:rFonts w:ascii="Arial" w:hAnsi="Arial" w:cs="Arial"/>
        </w:rPr>
        <w:pPrChange w:id="740" w:author="Heinrich, Danielle - heidl003" w:date="2017-10-26T22:32:00Z">
          <w:pPr>
            <w:pStyle w:val="ListParagraph"/>
            <w:numPr>
              <w:numId w:val="59"/>
            </w:numPr>
            <w:tabs>
              <w:tab w:val="num" w:pos="360"/>
            </w:tabs>
          </w:pPr>
        </w:pPrChange>
      </w:pPr>
      <w:r w:rsidRPr="00720C58">
        <w:rPr>
          <w:rFonts w:ascii="Arial" w:hAnsi="Arial" w:cs="Arial"/>
        </w:rPr>
        <w:t xml:space="preserve">hideZeroCoordinates – </w:t>
      </w:r>
      <w:r w:rsidR="007E215F" w:rsidRPr="00720C58">
        <w:rPr>
          <w:rFonts w:ascii="Arial" w:hAnsi="Arial" w:cs="Arial"/>
        </w:rPr>
        <w:t>filter devices by</w:t>
      </w:r>
      <w:r w:rsidRPr="00720C58">
        <w:rPr>
          <w:rFonts w:ascii="Arial" w:hAnsi="Arial" w:cs="Arial"/>
        </w:rPr>
        <w:t xml:space="preserve"> position data with no </w:t>
      </w:r>
      <w:r w:rsidR="007E215F" w:rsidRPr="00720C58">
        <w:rPr>
          <w:rFonts w:ascii="Arial" w:hAnsi="Arial" w:cs="Arial"/>
        </w:rPr>
        <w:t>coordinates</w:t>
      </w:r>
    </w:p>
    <w:p w14:paraId="6EDD60CD" w14:textId="32484E95" w:rsidR="00477FC7" w:rsidRPr="00720C58" w:rsidRDefault="00477FC7" w:rsidP="00FC4C14">
      <w:pPr>
        <w:pStyle w:val="ListParagraph"/>
        <w:numPr>
          <w:ilvl w:val="0"/>
          <w:numId w:val="53"/>
        </w:numPr>
        <w:rPr>
          <w:rFonts w:ascii="Arial" w:hAnsi="Arial" w:cs="Arial"/>
        </w:rPr>
        <w:pPrChange w:id="741" w:author="Heinrich, Danielle - heidl003" w:date="2017-10-26T22:32:00Z">
          <w:pPr>
            <w:pStyle w:val="ListParagraph"/>
            <w:numPr>
              <w:numId w:val="59"/>
            </w:numPr>
            <w:tabs>
              <w:tab w:val="num" w:pos="360"/>
            </w:tabs>
          </w:pPr>
        </w:pPrChange>
      </w:pPr>
      <w:r w:rsidRPr="00720C58">
        <w:rPr>
          <w:rFonts w:ascii="Arial" w:hAnsi="Arial" w:cs="Arial"/>
        </w:rPr>
        <w:t>mapType – the type (OpenStreetMap, Google Hybrid, Google Normal, Google Satellite, Google Terrain, Bing Road, Bing Hybrid, Bing Aerial, Bing Ordnance Survey, Stamen Toner) of map to display</w:t>
      </w:r>
    </w:p>
    <w:p w14:paraId="1AFB852B" w14:textId="6DE56D35" w:rsidR="00477FC7" w:rsidRPr="00720C58" w:rsidRDefault="00477FC7" w:rsidP="00FC4C14">
      <w:pPr>
        <w:pStyle w:val="ListParagraph"/>
        <w:numPr>
          <w:ilvl w:val="0"/>
          <w:numId w:val="53"/>
        </w:numPr>
        <w:rPr>
          <w:rFonts w:ascii="Arial" w:hAnsi="Arial" w:cs="Arial"/>
        </w:rPr>
        <w:pPrChange w:id="742" w:author="Heinrich, Danielle - heidl003" w:date="2017-10-26T22:32:00Z">
          <w:pPr>
            <w:pStyle w:val="ListParagraph"/>
            <w:numPr>
              <w:numId w:val="59"/>
            </w:numPr>
            <w:tabs>
              <w:tab w:val="num" w:pos="360"/>
            </w:tabs>
          </w:pPr>
        </w:pPrChange>
      </w:pPr>
      <w:r w:rsidRPr="00720C58">
        <w:rPr>
          <w:rFonts w:ascii="Arial" w:hAnsi="Arial" w:cs="Arial"/>
        </w:rPr>
        <w:t>minDistance –</w:t>
      </w:r>
      <w:r w:rsidR="007E215F" w:rsidRPr="00720C58">
        <w:rPr>
          <w:rFonts w:ascii="Arial" w:hAnsi="Arial" w:cs="Arial"/>
        </w:rPr>
        <w:t xml:space="preserve"> </w:t>
      </w:r>
      <w:r w:rsidR="007E215F" w:rsidRPr="00720C58">
        <w:rPr>
          <w:rFonts w:ascii="Arial" w:hAnsi="Arial" w:cs="Arial"/>
        </w:rPr>
        <w:t>filter devices by</w:t>
      </w:r>
      <w:r w:rsidRPr="00720C58">
        <w:rPr>
          <w:rFonts w:ascii="Arial" w:hAnsi="Arial" w:cs="Arial"/>
        </w:rPr>
        <w:t xml:space="preserve"> last known positions </w:t>
      </w:r>
      <w:r w:rsidR="007E215F" w:rsidRPr="00720C58">
        <w:rPr>
          <w:rFonts w:ascii="Arial" w:hAnsi="Arial" w:cs="Arial"/>
        </w:rPr>
        <w:t>with a distance less than this value (in kilometres)</w:t>
      </w:r>
    </w:p>
    <w:p w14:paraId="6EF66939" w14:textId="6AA0096C" w:rsidR="007E215F" w:rsidRPr="00720C58" w:rsidRDefault="007E215F" w:rsidP="00FC4C14">
      <w:pPr>
        <w:pStyle w:val="ListParagraph"/>
        <w:numPr>
          <w:ilvl w:val="0"/>
          <w:numId w:val="53"/>
        </w:numPr>
        <w:rPr>
          <w:rFonts w:ascii="Arial" w:hAnsi="Arial" w:cs="Arial"/>
        </w:rPr>
        <w:pPrChange w:id="743" w:author="Heinrich, Danielle - heidl003" w:date="2017-10-26T22:32:00Z">
          <w:pPr>
            <w:pStyle w:val="ListParagraph"/>
            <w:numPr>
              <w:numId w:val="59"/>
            </w:numPr>
            <w:tabs>
              <w:tab w:val="num" w:pos="360"/>
            </w:tabs>
          </w:pPr>
        </w:pPrChange>
      </w:pPr>
      <w:r w:rsidRPr="00720C58">
        <w:rPr>
          <w:rFonts w:ascii="Arial" w:hAnsi="Arial" w:cs="Arial"/>
        </w:rPr>
        <w:t>overlays – the type (geo-fences, vector, markers, seamark) of overlays to display</w:t>
      </w:r>
    </w:p>
    <w:p w14:paraId="18966DEC" w14:textId="7B19B81E" w:rsidR="007E215F" w:rsidRPr="00720C58" w:rsidRDefault="007E215F" w:rsidP="00FC4C14">
      <w:pPr>
        <w:pStyle w:val="ListParagraph"/>
        <w:numPr>
          <w:ilvl w:val="0"/>
          <w:numId w:val="53"/>
        </w:numPr>
        <w:rPr>
          <w:rFonts w:ascii="Arial" w:hAnsi="Arial" w:cs="Arial"/>
        </w:rPr>
        <w:pPrChange w:id="744" w:author="Heinrich, Danielle - heidl003" w:date="2017-10-26T22:32:00Z">
          <w:pPr>
            <w:pStyle w:val="ListParagraph"/>
            <w:numPr>
              <w:numId w:val="59"/>
            </w:numPr>
            <w:tabs>
              <w:tab w:val="num" w:pos="360"/>
            </w:tabs>
          </w:pPr>
        </w:pPrChange>
      </w:pPr>
      <w:r w:rsidRPr="00720C58">
        <w:rPr>
          <w:rFonts w:ascii="Arial" w:hAnsi="Arial" w:cs="Arial"/>
        </w:rPr>
        <w:t xml:space="preserve">speedForFitler – </w:t>
      </w:r>
      <w:r w:rsidRPr="00720C58">
        <w:rPr>
          <w:rFonts w:ascii="Arial" w:hAnsi="Arial" w:cs="Arial"/>
        </w:rPr>
        <w:t>filter devices by</w:t>
      </w:r>
      <w:r w:rsidRPr="00720C58">
        <w:rPr>
          <w:rFonts w:ascii="Arial" w:hAnsi="Arial" w:cs="Arial"/>
        </w:rPr>
        <w:t xml:space="preserve"> speed</w:t>
      </w:r>
    </w:p>
    <w:p w14:paraId="24B94293" w14:textId="7B2900D9" w:rsidR="007E215F" w:rsidRPr="00720C58" w:rsidRDefault="007E215F" w:rsidP="00FC4C14">
      <w:pPr>
        <w:pStyle w:val="ListParagraph"/>
        <w:numPr>
          <w:ilvl w:val="0"/>
          <w:numId w:val="53"/>
        </w:numPr>
        <w:rPr>
          <w:rFonts w:ascii="Arial" w:hAnsi="Arial" w:cs="Arial"/>
        </w:rPr>
        <w:pPrChange w:id="745" w:author="Heinrich, Danielle - heidl003" w:date="2017-10-26T22:32:00Z">
          <w:pPr>
            <w:pStyle w:val="ListParagraph"/>
            <w:numPr>
              <w:numId w:val="59"/>
            </w:numPr>
            <w:tabs>
              <w:tab w:val="num" w:pos="360"/>
            </w:tabs>
          </w:pPr>
        </w:pPrChange>
      </w:pPr>
      <w:r w:rsidRPr="00720C58">
        <w:rPr>
          <w:rFonts w:ascii="Arial" w:hAnsi="Arial" w:cs="Arial"/>
        </w:rPr>
        <w:t>speedModifier – choose modifier (&lt;, &lt;=, =, &gt;=, &gt;) to filter devices by speed</w:t>
      </w:r>
    </w:p>
    <w:p w14:paraId="07B3D6D6" w14:textId="77777777" w:rsidR="007E215F" w:rsidRPr="00720C58" w:rsidRDefault="007E215F" w:rsidP="00FC4C14">
      <w:pPr>
        <w:pStyle w:val="ListParagraph"/>
        <w:numPr>
          <w:ilvl w:val="0"/>
          <w:numId w:val="53"/>
        </w:numPr>
        <w:rPr>
          <w:rFonts w:ascii="Arial" w:hAnsi="Arial" w:cs="Arial"/>
        </w:rPr>
        <w:pPrChange w:id="746" w:author="Heinrich, Danielle - heidl003" w:date="2017-10-26T22:32:00Z">
          <w:pPr>
            <w:pStyle w:val="ListParagraph"/>
            <w:numPr>
              <w:numId w:val="59"/>
            </w:numPr>
            <w:tabs>
              <w:tab w:val="num" w:pos="360"/>
            </w:tabs>
          </w:pPr>
        </w:pPrChange>
      </w:pPr>
      <w:r w:rsidRPr="00720C58">
        <w:rPr>
          <w:rFonts w:ascii="Arial" w:hAnsi="Arial" w:cs="Arial"/>
        </w:rPr>
        <w:t>speedUnit – choose unit (kilometres, miles) to filter devices by speed</w:t>
      </w:r>
    </w:p>
    <w:p w14:paraId="70B52F09" w14:textId="77777777" w:rsidR="007E215F" w:rsidRPr="00720C58" w:rsidRDefault="007E215F" w:rsidP="00FC4C14">
      <w:pPr>
        <w:pStyle w:val="ListParagraph"/>
        <w:numPr>
          <w:ilvl w:val="0"/>
          <w:numId w:val="53"/>
        </w:numPr>
        <w:rPr>
          <w:rFonts w:ascii="Arial" w:hAnsi="Arial" w:cs="Arial"/>
        </w:rPr>
        <w:pPrChange w:id="747" w:author="Heinrich, Danielle - heidl003" w:date="2017-10-26T22:32:00Z">
          <w:pPr>
            <w:pStyle w:val="ListParagraph"/>
            <w:numPr>
              <w:numId w:val="59"/>
            </w:numPr>
            <w:tabs>
              <w:tab w:val="num" w:pos="360"/>
            </w:tabs>
          </w:pPr>
        </w:pPrChange>
      </w:pPr>
      <w:r w:rsidRPr="00720C58">
        <w:rPr>
          <w:rFonts w:ascii="Arial" w:hAnsi="Arial" w:cs="Arial"/>
        </w:rPr>
        <w:t>timePrintInterval – time (in seconds) to display time stamps interval</w:t>
      </w:r>
    </w:p>
    <w:p w14:paraId="08077C9C" w14:textId="77777777" w:rsidR="007E215F" w:rsidRPr="00720C58" w:rsidRDefault="007E215F" w:rsidP="00FC4C14">
      <w:pPr>
        <w:pStyle w:val="ListParagraph"/>
        <w:numPr>
          <w:ilvl w:val="0"/>
          <w:numId w:val="53"/>
        </w:numPr>
        <w:rPr>
          <w:rFonts w:ascii="Arial" w:hAnsi="Arial" w:cs="Arial"/>
        </w:rPr>
        <w:pPrChange w:id="748" w:author="Heinrich, Danielle - heidl003" w:date="2017-10-26T22:32:00Z">
          <w:pPr>
            <w:pStyle w:val="ListParagraph"/>
            <w:numPr>
              <w:numId w:val="59"/>
            </w:numPr>
            <w:tabs>
              <w:tab w:val="num" w:pos="360"/>
            </w:tabs>
          </w:pPr>
        </w:pPrChange>
      </w:pPr>
      <w:r w:rsidRPr="00720C58">
        <w:rPr>
          <w:rFonts w:ascii="Arial" w:hAnsi="Arial" w:cs="Arial"/>
        </w:rPr>
        <w:t>timeZoneId – the time zone (Greenwich Mean Time)</w:t>
      </w:r>
    </w:p>
    <w:p w14:paraId="403EA60C" w14:textId="2AD74051" w:rsidR="007E215F" w:rsidRPr="00720C58" w:rsidRDefault="007E215F" w:rsidP="00FC4C14">
      <w:pPr>
        <w:pStyle w:val="ListParagraph"/>
        <w:numPr>
          <w:ilvl w:val="0"/>
          <w:numId w:val="53"/>
        </w:numPr>
        <w:rPr>
          <w:rFonts w:ascii="Arial" w:hAnsi="Arial" w:cs="Arial"/>
        </w:rPr>
        <w:pPrChange w:id="749" w:author="Heinrich, Danielle - heidl003" w:date="2017-10-26T22:32:00Z">
          <w:pPr>
            <w:pStyle w:val="ListParagraph"/>
            <w:numPr>
              <w:numId w:val="59"/>
            </w:numPr>
            <w:tabs>
              <w:tab w:val="num" w:pos="360"/>
            </w:tabs>
          </w:pPr>
        </w:pPrChange>
      </w:pPr>
      <w:r w:rsidRPr="00720C58">
        <w:rPr>
          <w:rFonts w:ascii="Arial" w:hAnsi="Arial" w:cs="Arial"/>
        </w:rPr>
        <w:t>zoomLevel – the map zoom level</w:t>
      </w:r>
    </w:p>
    <w:p w14:paraId="777BF6B3" w14:textId="734ACAAC" w:rsidR="009E4721" w:rsidRDefault="00477FC7" w:rsidP="009E4721">
      <w:pPr>
        <w:pStyle w:val="BodyText"/>
        <w:jc w:val="center"/>
        <w:rPr>
          <w:lang w:eastAsia="ar-SA"/>
        </w:rPr>
      </w:pPr>
      <w:r>
        <w:rPr>
          <w:noProof/>
          <w:lang w:val="en-AU" w:eastAsia="en-AU"/>
        </w:rPr>
        <w:drawing>
          <wp:inline distT="0" distB="0" distL="0" distR="0" wp14:anchorId="174E2C70" wp14:editId="2D0B7338">
            <wp:extent cx="4410075" cy="542925"/>
            <wp:effectExtent l="0" t="0" r="9525" b="952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410075" cy="542925"/>
                    </a:xfrm>
                    <a:prstGeom prst="rect">
                      <a:avLst/>
                    </a:prstGeom>
                  </pic:spPr>
                </pic:pic>
              </a:graphicData>
            </a:graphic>
          </wp:inline>
        </w:drawing>
      </w:r>
    </w:p>
    <w:p w14:paraId="2FB1A2AA" w14:textId="5380BBC7" w:rsidR="00207D4C" w:rsidRDefault="00207D4C" w:rsidP="00207D4C">
      <w:pPr>
        <w:pStyle w:val="Caption"/>
      </w:pPr>
      <w:bookmarkStart w:id="750" w:name="_Toc496039817"/>
      <w:r>
        <w:t xml:space="preserve">Table </w:t>
      </w:r>
      <w:r w:rsidR="00C95BBD">
        <w:fldChar w:fldCharType="begin"/>
      </w:r>
      <w:r w:rsidR="00C95BBD">
        <w:instrText xml:space="preserve"> SEQ Table \* ARABIC </w:instrText>
      </w:r>
      <w:r w:rsidR="00C95BBD">
        <w:fldChar w:fldCharType="separate"/>
      </w:r>
      <w:r w:rsidR="00C95BBD">
        <w:rPr>
          <w:noProof/>
        </w:rPr>
        <w:t>37</w:t>
      </w:r>
      <w:r w:rsidR="00C95BBD">
        <w:fldChar w:fldCharType="end"/>
      </w:r>
      <w:r>
        <w:t xml:space="preserve">: </w:t>
      </w:r>
      <w:r w:rsidRPr="008D4F28">
        <w:t>user_settings exported keys</w:t>
      </w:r>
      <w:bookmarkEnd w:id="750"/>
    </w:p>
    <w:p w14:paraId="0CB0A7B9" w14:textId="77777777" w:rsidR="00720C58" w:rsidRPr="00720C58" w:rsidRDefault="00720C58" w:rsidP="00720C58"/>
    <w:p w14:paraId="410AF398" w14:textId="0B588FC9" w:rsidR="009E4721" w:rsidRDefault="00720C58" w:rsidP="009E4721">
      <w:pPr>
        <w:pStyle w:val="BodyText"/>
        <w:jc w:val="center"/>
        <w:rPr>
          <w:lang w:eastAsia="ar-SA"/>
        </w:rPr>
      </w:pPr>
      <w:r>
        <w:rPr>
          <w:noProof/>
        </w:rPr>
        <w:lastRenderedPageBreak/>
        <w:drawing>
          <wp:inline distT="0" distB="0" distL="0" distR="0" wp14:anchorId="5F90C3FF" wp14:editId="37CAD101">
            <wp:extent cx="5943600" cy="329565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3295650"/>
                    </a:xfrm>
                    <a:prstGeom prst="rect">
                      <a:avLst/>
                    </a:prstGeom>
                  </pic:spPr>
                </pic:pic>
              </a:graphicData>
            </a:graphic>
          </wp:inline>
        </w:drawing>
      </w:r>
    </w:p>
    <w:p w14:paraId="57087747" w14:textId="6EA0F024" w:rsidR="00207D4C" w:rsidRDefault="00207D4C" w:rsidP="00207D4C">
      <w:pPr>
        <w:pStyle w:val="Caption"/>
      </w:pPr>
      <w:bookmarkStart w:id="751" w:name="_Toc496039818"/>
      <w:r>
        <w:t xml:space="preserve">Table </w:t>
      </w:r>
      <w:r w:rsidR="00C95BBD">
        <w:fldChar w:fldCharType="begin"/>
      </w:r>
      <w:r w:rsidR="00C95BBD">
        <w:instrText xml:space="preserve"> SEQ Table \* ARABIC </w:instrText>
      </w:r>
      <w:r w:rsidR="00C95BBD">
        <w:fldChar w:fldCharType="separate"/>
      </w:r>
      <w:r w:rsidR="00C95BBD">
        <w:rPr>
          <w:noProof/>
        </w:rPr>
        <w:t>38</w:t>
      </w:r>
      <w:r w:rsidR="00C95BBD">
        <w:fldChar w:fldCharType="end"/>
      </w:r>
      <w:r>
        <w:t xml:space="preserve">: </w:t>
      </w:r>
      <w:r w:rsidRPr="008460F2">
        <w:t xml:space="preserve">users (PK </w:t>
      </w:r>
      <w:r>
        <w:t>=</w:t>
      </w:r>
      <w:r w:rsidRPr="008460F2">
        <w:t xml:space="preserve"> id)</w:t>
      </w:r>
      <w:bookmarkEnd w:id="751"/>
    </w:p>
    <w:p w14:paraId="2F29810D" w14:textId="54DF41D0" w:rsidR="0001285D" w:rsidRPr="009D5727" w:rsidRDefault="0001285D" w:rsidP="00FC4C14">
      <w:pPr>
        <w:pStyle w:val="ListParagraph"/>
        <w:numPr>
          <w:ilvl w:val="0"/>
          <w:numId w:val="54"/>
        </w:numPr>
        <w:rPr>
          <w:rFonts w:ascii="Arial" w:hAnsi="Arial" w:cs="Arial"/>
        </w:rPr>
        <w:pPrChange w:id="752" w:author="Heinrich, Danielle - heidl003" w:date="2017-10-26T22:32:00Z">
          <w:pPr>
            <w:pStyle w:val="ListParagraph"/>
            <w:numPr>
              <w:numId w:val="60"/>
            </w:numPr>
            <w:tabs>
              <w:tab w:val="num" w:pos="360"/>
            </w:tabs>
          </w:pPr>
        </w:pPrChange>
      </w:pPr>
      <w:r w:rsidRPr="009D5727">
        <w:rPr>
          <w:rFonts w:ascii="Arial" w:hAnsi="Arial" w:cs="Arial"/>
        </w:rPr>
        <w:t>admin – whether a user is an administrator or not</w:t>
      </w:r>
    </w:p>
    <w:p w14:paraId="38572775" w14:textId="19966F39" w:rsidR="0001285D" w:rsidRPr="009D5727" w:rsidRDefault="0001285D" w:rsidP="00FC4C14">
      <w:pPr>
        <w:pStyle w:val="ListParagraph"/>
        <w:numPr>
          <w:ilvl w:val="0"/>
          <w:numId w:val="54"/>
        </w:numPr>
        <w:rPr>
          <w:rFonts w:ascii="Arial" w:hAnsi="Arial" w:cs="Arial"/>
        </w:rPr>
        <w:pPrChange w:id="753" w:author="Heinrich, Danielle - heidl003" w:date="2017-10-26T22:32:00Z">
          <w:pPr>
            <w:pStyle w:val="ListParagraph"/>
            <w:numPr>
              <w:numId w:val="60"/>
            </w:numPr>
            <w:tabs>
              <w:tab w:val="num" w:pos="360"/>
            </w:tabs>
          </w:pPr>
        </w:pPrChange>
      </w:pPr>
      <w:r w:rsidRPr="009D5727">
        <w:rPr>
          <w:rFonts w:ascii="Arial" w:hAnsi="Arial" w:cs="Arial"/>
        </w:rPr>
        <w:t>archive – whether a user has been deleted or not</w:t>
      </w:r>
    </w:p>
    <w:p w14:paraId="7476FB52" w14:textId="1497D316" w:rsidR="0001285D" w:rsidRPr="009D5727" w:rsidRDefault="0001285D" w:rsidP="00FC4C14">
      <w:pPr>
        <w:pStyle w:val="ListParagraph"/>
        <w:numPr>
          <w:ilvl w:val="0"/>
          <w:numId w:val="54"/>
        </w:numPr>
        <w:rPr>
          <w:rFonts w:ascii="Arial" w:hAnsi="Arial" w:cs="Arial"/>
        </w:rPr>
        <w:pPrChange w:id="754" w:author="Heinrich, Danielle - heidl003" w:date="2017-10-26T22:32:00Z">
          <w:pPr>
            <w:pStyle w:val="ListParagraph"/>
            <w:numPr>
              <w:numId w:val="60"/>
            </w:numPr>
            <w:tabs>
              <w:tab w:val="num" w:pos="360"/>
            </w:tabs>
          </w:pPr>
        </w:pPrChange>
      </w:pPr>
      <w:r w:rsidRPr="009D5727">
        <w:rPr>
          <w:rFonts w:ascii="Arial" w:hAnsi="Arial" w:cs="Arial"/>
        </w:rPr>
        <w:t>blocked – whether a user has been blocked or not</w:t>
      </w:r>
    </w:p>
    <w:p w14:paraId="14C6AA9E" w14:textId="7FD7D4FE" w:rsidR="0001285D" w:rsidRPr="009D5727" w:rsidRDefault="0001285D" w:rsidP="00FC4C14">
      <w:pPr>
        <w:pStyle w:val="ListParagraph"/>
        <w:numPr>
          <w:ilvl w:val="0"/>
          <w:numId w:val="54"/>
        </w:numPr>
        <w:rPr>
          <w:rFonts w:ascii="Arial" w:hAnsi="Arial" w:cs="Arial"/>
        </w:rPr>
        <w:pPrChange w:id="755" w:author="Heinrich, Danielle - heidl003" w:date="2017-10-26T22:32:00Z">
          <w:pPr>
            <w:pStyle w:val="ListParagraph"/>
            <w:numPr>
              <w:numId w:val="60"/>
            </w:numPr>
            <w:tabs>
              <w:tab w:val="num" w:pos="360"/>
            </w:tabs>
          </w:pPr>
        </w:pPrChange>
      </w:pPr>
      <w:r w:rsidRPr="009D5727">
        <w:rPr>
          <w:rFonts w:ascii="Arial" w:hAnsi="Arial" w:cs="Arial"/>
        </w:rPr>
        <w:t>companyName – the company name of a user</w:t>
      </w:r>
    </w:p>
    <w:p w14:paraId="72F14846" w14:textId="21F2EB65" w:rsidR="0001285D" w:rsidRPr="009D5727" w:rsidRDefault="0001285D" w:rsidP="00FC4C14">
      <w:pPr>
        <w:pStyle w:val="ListParagraph"/>
        <w:numPr>
          <w:ilvl w:val="0"/>
          <w:numId w:val="54"/>
        </w:numPr>
        <w:rPr>
          <w:rFonts w:ascii="Arial" w:hAnsi="Arial" w:cs="Arial"/>
        </w:rPr>
        <w:pPrChange w:id="756" w:author="Heinrich, Danielle - heidl003" w:date="2017-10-26T22:32:00Z">
          <w:pPr>
            <w:pStyle w:val="ListParagraph"/>
            <w:numPr>
              <w:numId w:val="60"/>
            </w:numPr>
            <w:tabs>
              <w:tab w:val="num" w:pos="360"/>
            </w:tabs>
          </w:pPr>
        </w:pPrChange>
      </w:pPr>
      <w:r w:rsidRPr="009D5727">
        <w:rPr>
          <w:rFonts w:ascii="Arial" w:hAnsi="Arial" w:cs="Arial"/>
        </w:rPr>
        <w:t>email – the email address of a user</w:t>
      </w:r>
    </w:p>
    <w:p w14:paraId="7F3D51F0" w14:textId="703233FB" w:rsidR="0001285D" w:rsidRPr="009D5727" w:rsidRDefault="0001285D" w:rsidP="00FC4C14">
      <w:pPr>
        <w:pStyle w:val="ListParagraph"/>
        <w:numPr>
          <w:ilvl w:val="0"/>
          <w:numId w:val="54"/>
        </w:numPr>
        <w:rPr>
          <w:rFonts w:ascii="Arial" w:hAnsi="Arial" w:cs="Arial"/>
        </w:rPr>
        <w:pPrChange w:id="757" w:author="Heinrich, Danielle - heidl003" w:date="2017-10-26T22:32:00Z">
          <w:pPr>
            <w:pStyle w:val="ListParagraph"/>
            <w:numPr>
              <w:numId w:val="60"/>
            </w:numPr>
            <w:tabs>
              <w:tab w:val="num" w:pos="360"/>
            </w:tabs>
          </w:pPr>
        </w:pPrChange>
      </w:pPr>
      <w:r w:rsidRPr="009D5727">
        <w:rPr>
          <w:rFonts w:ascii="Arial" w:hAnsi="Arial" w:cs="Arial"/>
        </w:rPr>
        <w:t>expirationDate – the expiration date for a user account</w:t>
      </w:r>
    </w:p>
    <w:p w14:paraId="51011F24" w14:textId="35874CB3" w:rsidR="0001285D" w:rsidRPr="009D5727" w:rsidRDefault="0001285D" w:rsidP="00FC4C14">
      <w:pPr>
        <w:pStyle w:val="ListParagraph"/>
        <w:numPr>
          <w:ilvl w:val="0"/>
          <w:numId w:val="54"/>
        </w:numPr>
        <w:rPr>
          <w:rFonts w:ascii="Arial" w:hAnsi="Arial" w:cs="Arial"/>
        </w:rPr>
        <w:pPrChange w:id="758" w:author="Heinrich, Danielle - heidl003" w:date="2017-10-26T22:32:00Z">
          <w:pPr>
            <w:pStyle w:val="ListParagraph"/>
            <w:numPr>
              <w:numId w:val="60"/>
            </w:numPr>
            <w:tabs>
              <w:tab w:val="num" w:pos="360"/>
            </w:tabs>
          </w:pPr>
        </w:pPrChange>
      </w:pPr>
      <w:r w:rsidRPr="009D5727">
        <w:rPr>
          <w:rFonts w:ascii="Arial" w:hAnsi="Arial" w:cs="Arial"/>
        </w:rPr>
        <w:t>firstName -the first name of a user</w:t>
      </w:r>
    </w:p>
    <w:p w14:paraId="22964353" w14:textId="2759F935" w:rsidR="0001285D" w:rsidRPr="009D5727" w:rsidRDefault="0001285D" w:rsidP="00FC4C14">
      <w:pPr>
        <w:pStyle w:val="ListParagraph"/>
        <w:numPr>
          <w:ilvl w:val="0"/>
          <w:numId w:val="54"/>
        </w:numPr>
        <w:rPr>
          <w:rFonts w:ascii="Arial" w:hAnsi="Arial" w:cs="Arial"/>
        </w:rPr>
        <w:pPrChange w:id="759" w:author="Heinrich, Danielle - heidl003" w:date="2017-10-26T22:32:00Z">
          <w:pPr>
            <w:pStyle w:val="ListParagraph"/>
            <w:numPr>
              <w:numId w:val="60"/>
            </w:numPr>
            <w:tabs>
              <w:tab w:val="num" w:pos="360"/>
            </w:tabs>
          </w:pPr>
        </w:pPrChange>
      </w:pPr>
      <w:r w:rsidRPr="009D5727">
        <w:rPr>
          <w:rFonts w:ascii="Arial" w:hAnsi="Arial" w:cs="Arial"/>
        </w:rPr>
        <w:t>lastName – the last name of a user</w:t>
      </w:r>
    </w:p>
    <w:p w14:paraId="41BA2352" w14:textId="224FB405" w:rsidR="0001285D" w:rsidRPr="009D5727" w:rsidRDefault="0001285D" w:rsidP="00FC4C14">
      <w:pPr>
        <w:pStyle w:val="ListParagraph"/>
        <w:numPr>
          <w:ilvl w:val="0"/>
          <w:numId w:val="54"/>
        </w:numPr>
        <w:rPr>
          <w:rFonts w:ascii="Arial" w:hAnsi="Arial" w:cs="Arial"/>
        </w:rPr>
        <w:pPrChange w:id="760" w:author="Heinrich, Danielle - heidl003" w:date="2017-10-26T22:32:00Z">
          <w:pPr>
            <w:pStyle w:val="ListParagraph"/>
            <w:numPr>
              <w:numId w:val="60"/>
            </w:numPr>
            <w:tabs>
              <w:tab w:val="num" w:pos="360"/>
            </w:tabs>
          </w:pPr>
        </w:pPrChange>
      </w:pPr>
      <w:r w:rsidRPr="009D5727">
        <w:rPr>
          <w:rFonts w:ascii="Arial" w:hAnsi="Arial" w:cs="Arial"/>
        </w:rPr>
        <w:t>login – the login name of a user</w:t>
      </w:r>
    </w:p>
    <w:p w14:paraId="66B9E407" w14:textId="50C7A809" w:rsidR="0001285D" w:rsidRPr="009D5727" w:rsidRDefault="0001285D" w:rsidP="00FC4C14">
      <w:pPr>
        <w:pStyle w:val="ListParagraph"/>
        <w:numPr>
          <w:ilvl w:val="0"/>
          <w:numId w:val="54"/>
        </w:numPr>
        <w:rPr>
          <w:rFonts w:ascii="Arial" w:hAnsi="Arial" w:cs="Arial"/>
        </w:rPr>
        <w:pPrChange w:id="761" w:author="Heinrich, Danielle - heidl003" w:date="2017-10-26T22:32:00Z">
          <w:pPr>
            <w:pStyle w:val="ListParagraph"/>
            <w:numPr>
              <w:numId w:val="60"/>
            </w:numPr>
            <w:tabs>
              <w:tab w:val="num" w:pos="360"/>
            </w:tabs>
          </w:pPr>
        </w:pPrChange>
      </w:pPr>
      <w:r w:rsidRPr="009D5727">
        <w:rPr>
          <w:rFonts w:ascii="Arial" w:hAnsi="Arial" w:cs="Arial"/>
        </w:rPr>
        <w:t>manager – whether a user is a manager or not</w:t>
      </w:r>
    </w:p>
    <w:p w14:paraId="16864680" w14:textId="43F19A91" w:rsidR="0001285D" w:rsidRPr="009D5727" w:rsidRDefault="0001285D" w:rsidP="00FC4C14">
      <w:pPr>
        <w:pStyle w:val="ListParagraph"/>
        <w:numPr>
          <w:ilvl w:val="0"/>
          <w:numId w:val="54"/>
        </w:numPr>
        <w:rPr>
          <w:rFonts w:ascii="Arial" w:hAnsi="Arial" w:cs="Arial"/>
        </w:rPr>
        <w:pPrChange w:id="762" w:author="Heinrich, Danielle - heidl003" w:date="2017-10-26T22:32:00Z">
          <w:pPr>
            <w:pStyle w:val="ListParagraph"/>
            <w:numPr>
              <w:numId w:val="60"/>
            </w:numPr>
            <w:tabs>
              <w:tab w:val="num" w:pos="360"/>
            </w:tabs>
          </w:pPr>
        </w:pPrChange>
      </w:pPr>
      <w:r w:rsidRPr="009D5727">
        <w:rPr>
          <w:rFonts w:ascii="Arial" w:hAnsi="Arial" w:cs="Arial"/>
        </w:rPr>
        <w:t>maxNumOfDevices – the maximum number of devices a user is associated with</w:t>
      </w:r>
    </w:p>
    <w:p w14:paraId="26C38A57" w14:textId="4C053197" w:rsidR="0001285D" w:rsidRPr="009D5727" w:rsidRDefault="0001285D" w:rsidP="00FC4C14">
      <w:pPr>
        <w:pStyle w:val="ListParagraph"/>
        <w:numPr>
          <w:ilvl w:val="0"/>
          <w:numId w:val="54"/>
        </w:numPr>
        <w:rPr>
          <w:rFonts w:ascii="Arial" w:hAnsi="Arial" w:cs="Arial"/>
        </w:rPr>
        <w:pPrChange w:id="763" w:author="Heinrich, Danielle - heidl003" w:date="2017-10-26T22:32:00Z">
          <w:pPr>
            <w:pStyle w:val="ListParagraph"/>
            <w:numPr>
              <w:numId w:val="60"/>
            </w:numPr>
            <w:tabs>
              <w:tab w:val="num" w:pos="360"/>
            </w:tabs>
          </w:pPr>
        </w:pPrChange>
      </w:pPr>
      <w:r w:rsidRPr="009D5727">
        <w:rPr>
          <w:rFonts w:ascii="Arial" w:hAnsi="Arial" w:cs="Arial"/>
        </w:rPr>
        <w:t>password – the password of a user</w:t>
      </w:r>
    </w:p>
    <w:p w14:paraId="7E4C4F55" w14:textId="32934D43" w:rsidR="0001285D" w:rsidRPr="009D5727" w:rsidRDefault="0001285D" w:rsidP="00FC4C14">
      <w:pPr>
        <w:pStyle w:val="ListParagraph"/>
        <w:numPr>
          <w:ilvl w:val="0"/>
          <w:numId w:val="54"/>
        </w:numPr>
        <w:rPr>
          <w:rFonts w:ascii="Arial" w:hAnsi="Arial" w:cs="Arial"/>
        </w:rPr>
        <w:pPrChange w:id="764" w:author="Heinrich, Danielle - heidl003" w:date="2017-10-26T22:32:00Z">
          <w:pPr>
            <w:pStyle w:val="ListParagraph"/>
            <w:numPr>
              <w:numId w:val="60"/>
            </w:numPr>
            <w:tabs>
              <w:tab w:val="num" w:pos="360"/>
            </w:tabs>
          </w:pPr>
        </w:pPrChange>
      </w:pPr>
      <w:r w:rsidRPr="009D5727">
        <w:rPr>
          <w:rFonts w:ascii="Arial" w:hAnsi="Arial" w:cs="Arial"/>
        </w:rPr>
        <w:t>phoneNumber – the phone number of a user</w:t>
      </w:r>
    </w:p>
    <w:p w14:paraId="5807D5D6" w14:textId="02A7F89A" w:rsidR="0001285D" w:rsidRPr="009D5727" w:rsidRDefault="0001285D" w:rsidP="00FC4C14">
      <w:pPr>
        <w:pStyle w:val="ListParagraph"/>
        <w:numPr>
          <w:ilvl w:val="0"/>
          <w:numId w:val="54"/>
        </w:numPr>
        <w:rPr>
          <w:rFonts w:ascii="Arial" w:hAnsi="Arial" w:cs="Arial"/>
        </w:rPr>
        <w:pPrChange w:id="765" w:author="Heinrich, Danielle - heidl003" w:date="2017-10-26T22:32:00Z">
          <w:pPr>
            <w:pStyle w:val="ListParagraph"/>
            <w:numPr>
              <w:numId w:val="60"/>
            </w:numPr>
            <w:tabs>
              <w:tab w:val="num" w:pos="360"/>
            </w:tabs>
          </w:pPr>
        </w:pPrChange>
      </w:pPr>
      <w:r w:rsidRPr="009D5727">
        <w:rPr>
          <w:rFonts w:ascii="Arial" w:hAnsi="Arial" w:cs="Arial"/>
        </w:rPr>
        <w:t>readOnly – whether a user can edit their profile or not</w:t>
      </w:r>
    </w:p>
    <w:p w14:paraId="00F8EE69" w14:textId="358E7F35" w:rsidR="0001285D" w:rsidRPr="009D5727" w:rsidRDefault="0001285D" w:rsidP="00FC4C14">
      <w:pPr>
        <w:pStyle w:val="ListParagraph"/>
        <w:numPr>
          <w:ilvl w:val="0"/>
          <w:numId w:val="54"/>
        </w:numPr>
        <w:rPr>
          <w:rFonts w:ascii="Arial" w:hAnsi="Arial" w:cs="Arial"/>
        </w:rPr>
        <w:pPrChange w:id="766" w:author="Heinrich, Danielle - heidl003" w:date="2017-10-26T22:32:00Z">
          <w:pPr>
            <w:pStyle w:val="ListParagraph"/>
            <w:numPr>
              <w:numId w:val="60"/>
            </w:numPr>
            <w:tabs>
              <w:tab w:val="num" w:pos="360"/>
            </w:tabs>
          </w:pPr>
        </w:pPrChange>
      </w:pPr>
      <w:r w:rsidRPr="009D5727">
        <w:rPr>
          <w:rFonts w:ascii="Arial" w:hAnsi="Arial" w:cs="Arial"/>
        </w:rPr>
        <w:t>managedBy_id – the identification of the user who manages the given user account</w:t>
      </w:r>
    </w:p>
    <w:p w14:paraId="36B2DB49" w14:textId="3BC786AE" w:rsidR="0001285D" w:rsidRPr="009D5727" w:rsidRDefault="0001285D" w:rsidP="00FC4C14">
      <w:pPr>
        <w:pStyle w:val="ListParagraph"/>
        <w:numPr>
          <w:ilvl w:val="0"/>
          <w:numId w:val="54"/>
        </w:numPr>
        <w:rPr>
          <w:rFonts w:ascii="Arial" w:hAnsi="Arial" w:cs="Arial"/>
        </w:rPr>
        <w:pPrChange w:id="767" w:author="Heinrich, Danielle - heidl003" w:date="2017-10-26T22:32:00Z">
          <w:pPr>
            <w:pStyle w:val="ListParagraph"/>
            <w:numPr>
              <w:numId w:val="60"/>
            </w:numPr>
            <w:tabs>
              <w:tab w:val="num" w:pos="360"/>
            </w:tabs>
          </w:pPr>
        </w:pPrChange>
      </w:pPr>
      <w:r w:rsidRPr="009D5727">
        <w:rPr>
          <w:rFonts w:ascii="Arial" w:hAnsi="Arial" w:cs="Arial"/>
        </w:rPr>
        <w:t>userSettings_id – the identification of the user settings for a user</w:t>
      </w:r>
    </w:p>
    <w:p w14:paraId="3505F7B3" w14:textId="7724E39A" w:rsidR="009E4721" w:rsidRDefault="00720C58" w:rsidP="009E4721">
      <w:pPr>
        <w:pStyle w:val="BodyText"/>
        <w:jc w:val="center"/>
        <w:rPr>
          <w:lang w:eastAsia="ar-SA"/>
        </w:rPr>
      </w:pPr>
      <w:r>
        <w:rPr>
          <w:noProof/>
          <w:lang w:val="en-AU" w:eastAsia="en-AU"/>
        </w:rPr>
        <w:drawing>
          <wp:inline distT="0" distB="0" distL="0" distR="0" wp14:anchorId="5D3C71F8" wp14:editId="72ED2E01">
            <wp:extent cx="4371975" cy="561975"/>
            <wp:effectExtent l="0" t="0" r="9525" b="952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371975" cy="561975"/>
                    </a:xfrm>
                    <a:prstGeom prst="rect">
                      <a:avLst/>
                    </a:prstGeom>
                  </pic:spPr>
                </pic:pic>
              </a:graphicData>
            </a:graphic>
          </wp:inline>
        </w:drawing>
      </w:r>
    </w:p>
    <w:p w14:paraId="50E87A66" w14:textId="375BFBD6" w:rsidR="00207D4C" w:rsidRDefault="00207D4C" w:rsidP="00207D4C">
      <w:pPr>
        <w:pStyle w:val="Caption"/>
      </w:pPr>
      <w:bookmarkStart w:id="768" w:name="_Toc496039819"/>
      <w:r>
        <w:t xml:space="preserve">Table </w:t>
      </w:r>
      <w:r w:rsidR="00C95BBD">
        <w:fldChar w:fldCharType="begin"/>
      </w:r>
      <w:r w:rsidR="00C95BBD">
        <w:instrText xml:space="preserve"> SEQ Table \* ARABIC </w:instrText>
      </w:r>
      <w:r w:rsidR="00C95BBD">
        <w:fldChar w:fldCharType="separate"/>
      </w:r>
      <w:r w:rsidR="00C95BBD">
        <w:rPr>
          <w:noProof/>
        </w:rPr>
        <w:t>39</w:t>
      </w:r>
      <w:r w:rsidR="00C95BBD">
        <w:fldChar w:fldCharType="end"/>
      </w:r>
      <w:r>
        <w:t xml:space="preserve">: </w:t>
      </w:r>
      <w:r w:rsidRPr="007F7D64">
        <w:t>users imported keys</w:t>
      </w:r>
      <w:bookmarkEnd w:id="768"/>
    </w:p>
    <w:p w14:paraId="5ED9011B" w14:textId="77777777" w:rsidR="009D5727" w:rsidRPr="009D5727" w:rsidRDefault="009D5727" w:rsidP="009D5727"/>
    <w:p w14:paraId="2D0CEE20" w14:textId="7035A72C" w:rsidR="009E4721" w:rsidRDefault="00720C58" w:rsidP="009E4721">
      <w:pPr>
        <w:pStyle w:val="BodyText"/>
        <w:jc w:val="center"/>
        <w:rPr>
          <w:lang w:eastAsia="ar-SA"/>
        </w:rPr>
      </w:pPr>
      <w:r>
        <w:rPr>
          <w:noProof/>
          <w:lang w:val="en-AU" w:eastAsia="en-AU"/>
        </w:rPr>
        <w:lastRenderedPageBreak/>
        <w:drawing>
          <wp:inline distT="0" distB="0" distL="0" distR="0" wp14:anchorId="555B2B35" wp14:editId="25958392">
            <wp:extent cx="4705350" cy="161925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705350" cy="1619250"/>
                    </a:xfrm>
                    <a:prstGeom prst="rect">
                      <a:avLst/>
                    </a:prstGeom>
                  </pic:spPr>
                </pic:pic>
              </a:graphicData>
            </a:graphic>
          </wp:inline>
        </w:drawing>
      </w:r>
    </w:p>
    <w:p w14:paraId="4095EBF9" w14:textId="7C480403" w:rsidR="00207D4C" w:rsidRDefault="00207D4C" w:rsidP="00207D4C">
      <w:pPr>
        <w:pStyle w:val="Caption"/>
        <w:rPr>
          <w:ins w:id="769" w:author="Heinrich, Danielle - heidl003" w:date="2017-10-26T22:31:00Z"/>
        </w:rPr>
      </w:pPr>
      <w:bookmarkStart w:id="770" w:name="_Toc496039820"/>
      <w:r>
        <w:t xml:space="preserve">Table </w:t>
      </w:r>
      <w:r w:rsidR="00C95BBD">
        <w:fldChar w:fldCharType="begin"/>
      </w:r>
      <w:r w:rsidR="00C95BBD">
        <w:instrText xml:space="preserve"> SEQ Table \* ARABIC </w:instrText>
      </w:r>
      <w:r w:rsidR="00C95BBD">
        <w:fldChar w:fldCharType="separate"/>
      </w:r>
      <w:r w:rsidR="00C95BBD">
        <w:rPr>
          <w:noProof/>
        </w:rPr>
        <w:t>40</w:t>
      </w:r>
      <w:r w:rsidR="00C95BBD">
        <w:fldChar w:fldCharType="end"/>
      </w:r>
      <w:r>
        <w:t xml:space="preserve">: </w:t>
      </w:r>
      <w:r w:rsidRPr="00555B22">
        <w:t>users exported keys</w:t>
      </w:r>
      <w:bookmarkEnd w:id="770"/>
    </w:p>
    <w:p w14:paraId="71CEEA49" w14:textId="77777777" w:rsidR="00A84739" w:rsidRPr="00A84739" w:rsidRDefault="00A84739" w:rsidP="00A84739">
      <w:pPr>
        <w:rPr>
          <w:rPrChange w:id="771" w:author="Heinrich, Danielle - heidl003" w:date="2017-10-26T22:31:00Z">
            <w:rPr/>
          </w:rPrChange>
        </w:rPr>
        <w:pPrChange w:id="772" w:author="Heinrich, Danielle - heidl003" w:date="2017-10-26T22:31:00Z">
          <w:pPr>
            <w:pStyle w:val="Caption"/>
          </w:pPr>
        </w:pPrChange>
      </w:pPr>
    </w:p>
    <w:p w14:paraId="09B7AEDE" w14:textId="6817B8EF" w:rsidR="009E4721" w:rsidRDefault="00720C58" w:rsidP="009E4721">
      <w:pPr>
        <w:pStyle w:val="BodyText"/>
        <w:jc w:val="center"/>
        <w:rPr>
          <w:lang w:eastAsia="ar-SA"/>
        </w:rPr>
      </w:pPr>
      <w:r>
        <w:rPr>
          <w:noProof/>
        </w:rPr>
        <w:drawing>
          <wp:inline distT="0" distB="0" distL="0" distR="0" wp14:anchorId="711E9FE2" wp14:editId="3EE892FE">
            <wp:extent cx="5381625" cy="523875"/>
            <wp:effectExtent l="0" t="0" r="9525" b="952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381625" cy="523875"/>
                    </a:xfrm>
                    <a:prstGeom prst="rect">
                      <a:avLst/>
                    </a:prstGeom>
                  </pic:spPr>
                </pic:pic>
              </a:graphicData>
            </a:graphic>
          </wp:inline>
        </w:drawing>
      </w:r>
    </w:p>
    <w:p w14:paraId="3C463872" w14:textId="7458278D" w:rsidR="00207D4C" w:rsidRDefault="00207D4C" w:rsidP="00207D4C">
      <w:pPr>
        <w:pStyle w:val="Caption"/>
      </w:pPr>
      <w:bookmarkStart w:id="773" w:name="_Toc496039821"/>
      <w:r>
        <w:t xml:space="preserve">Table </w:t>
      </w:r>
      <w:r w:rsidR="00C95BBD">
        <w:fldChar w:fldCharType="begin"/>
      </w:r>
      <w:r w:rsidR="00C95BBD">
        <w:instrText xml:space="preserve"> SEQ Table \* ARABIC </w:instrText>
      </w:r>
      <w:r w:rsidR="00C95BBD">
        <w:fldChar w:fldCharType="separate"/>
      </w:r>
      <w:r w:rsidR="00C95BBD">
        <w:rPr>
          <w:noProof/>
        </w:rPr>
        <w:t>41</w:t>
      </w:r>
      <w:r w:rsidR="00C95BBD">
        <w:fldChar w:fldCharType="end"/>
      </w:r>
      <w:r>
        <w:t xml:space="preserve">: </w:t>
      </w:r>
      <w:r w:rsidRPr="00D65F0D">
        <w:t xml:space="preserve">users_devices (PK </w:t>
      </w:r>
      <w:r>
        <w:t>=</w:t>
      </w:r>
      <w:r w:rsidRPr="00D65F0D">
        <w:t xml:space="preserve"> users_id, devices_id)</w:t>
      </w:r>
      <w:bookmarkEnd w:id="773"/>
    </w:p>
    <w:p w14:paraId="5AA745CA" w14:textId="18E3CC04" w:rsidR="009E4721" w:rsidRDefault="00720C58" w:rsidP="009E4721">
      <w:pPr>
        <w:pStyle w:val="BodyText"/>
        <w:jc w:val="center"/>
        <w:rPr>
          <w:lang w:eastAsia="ar-SA"/>
        </w:rPr>
      </w:pPr>
      <w:r>
        <w:rPr>
          <w:noProof/>
          <w:lang w:val="en-AU" w:eastAsia="en-AU"/>
        </w:rPr>
        <w:drawing>
          <wp:inline distT="0" distB="0" distL="0" distR="0" wp14:anchorId="76166FD2" wp14:editId="55CCB83C">
            <wp:extent cx="4495800" cy="55245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495800" cy="552450"/>
                    </a:xfrm>
                    <a:prstGeom prst="rect">
                      <a:avLst/>
                    </a:prstGeom>
                  </pic:spPr>
                </pic:pic>
              </a:graphicData>
            </a:graphic>
          </wp:inline>
        </w:drawing>
      </w:r>
    </w:p>
    <w:p w14:paraId="31EECB91" w14:textId="11C5FEF1" w:rsidR="00207D4C" w:rsidRDefault="00207D4C" w:rsidP="00207D4C">
      <w:pPr>
        <w:pStyle w:val="Caption"/>
      </w:pPr>
      <w:bookmarkStart w:id="774" w:name="_Toc496039822"/>
      <w:r>
        <w:t xml:space="preserve">Table </w:t>
      </w:r>
      <w:r w:rsidR="00C95BBD">
        <w:fldChar w:fldCharType="begin"/>
      </w:r>
      <w:r w:rsidR="00C95BBD">
        <w:instrText xml:space="preserve"> SEQ Table \* ARABIC </w:instrText>
      </w:r>
      <w:r w:rsidR="00C95BBD">
        <w:fldChar w:fldCharType="separate"/>
      </w:r>
      <w:r w:rsidR="00C95BBD">
        <w:rPr>
          <w:noProof/>
        </w:rPr>
        <w:t>42</w:t>
      </w:r>
      <w:r w:rsidR="00C95BBD">
        <w:fldChar w:fldCharType="end"/>
      </w:r>
      <w:r>
        <w:t xml:space="preserve">: </w:t>
      </w:r>
      <w:r w:rsidRPr="00C91D78">
        <w:t>users_devices imported keys</w:t>
      </w:r>
      <w:bookmarkEnd w:id="774"/>
    </w:p>
    <w:p w14:paraId="67568DA0" w14:textId="77777777" w:rsidR="009E4721" w:rsidRPr="009E4721" w:rsidRDefault="009E4721" w:rsidP="009E4721">
      <w:pPr>
        <w:pStyle w:val="BodyText"/>
        <w:jc w:val="center"/>
        <w:rPr>
          <w:lang w:eastAsia="ar-SA"/>
        </w:rPr>
      </w:pPr>
    </w:p>
    <w:p w14:paraId="14395F64" w14:textId="01FC92CC" w:rsidR="00E27B42" w:rsidRDefault="00E27B42" w:rsidP="000E5330">
      <w:pPr>
        <w:pStyle w:val="Heading3"/>
      </w:pPr>
      <w:bookmarkStart w:id="775" w:name="_Toc403385948"/>
      <w:bookmarkStart w:id="776" w:name="_Toc496820100"/>
      <w:r>
        <w:t>Internal Communications Architecture</w:t>
      </w:r>
      <w:bookmarkEnd w:id="775"/>
      <w:bookmarkEnd w:id="776"/>
    </w:p>
    <w:p w14:paraId="740E8A80" w14:textId="1DD58851" w:rsidR="009D5727" w:rsidRDefault="009D5727" w:rsidP="009D5727">
      <w:pPr>
        <w:keepNext/>
      </w:pPr>
      <w:r>
        <w:rPr>
          <w:noProof/>
          <w:lang w:val="en-AU" w:eastAsia="en-AU"/>
        </w:rPr>
        <w:drawing>
          <wp:inline distT="0" distB="0" distL="0" distR="0" wp14:anchorId="7488CFAB" wp14:editId="3F93C277">
            <wp:extent cx="5400675" cy="2952750"/>
            <wp:effectExtent l="0" t="0" r="9525" b="0"/>
            <wp:docPr id="88" name="Picture 88" descr="https://github.com/Danielle-Heinrich/ICT-Project/raw/master/Capture3.PNG?raw=tr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descr="https://github.com/Danielle-Heinrich/ICT-Project/raw/master/Capture3.PNG?raw=true"/>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400675" cy="2952750"/>
                    </a:xfrm>
                    <a:prstGeom prst="rect">
                      <a:avLst/>
                    </a:prstGeom>
                    <a:noFill/>
                    <a:ln>
                      <a:noFill/>
                    </a:ln>
                  </pic:spPr>
                </pic:pic>
              </a:graphicData>
            </a:graphic>
          </wp:inline>
        </w:drawing>
      </w:r>
    </w:p>
    <w:p w14:paraId="51984552" w14:textId="2120759C" w:rsidR="0029761F" w:rsidRPr="0029761F" w:rsidRDefault="009D5727" w:rsidP="009D5727">
      <w:pPr>
        <w:pStyle w:val="Caption"/>
      </w:pPr>
      <w:r>
        <w:t>Figure 12: Device forwarding location data to Traccar Server</w:t>
      </w:r>
    </w:p>
    <w:p w14:paraId="677C02E9" w14:textId="1B8895CA" w:rsidR="00AA3E2C" w:rsidRDefault="001C7D2D" w:rsidP="00AA3E2C">
      <w:pPr>
        <w:pStyle w:val="Caption"/>
      </w:pPr>
      <w:r w:rsidRPr="00A84739">
        <w:rPr>
          <w:rFonts w:ascii="Arial" w:hAnsi="Arial" w:cs="Arial"/>
          <w:b w:val="0"/>
          <w:sz w:val="22"/>
          <w:szCs w:val="22"/>
          <w:rPrChange w:id="777" w:author="Heinrich, Danielle - heidl003" w:date="2017-10-26T22:32:00Z">
            <w:rPr/>
          </w:rPrChange>
        </w:rPr>
        <w:t xml:space="preserve">Figure 12 shows how devices forward location data to Traccar Server by default – the port configured on the device must match a port on the server application. Traccar Server is capable of receiving data through many different ports, </w:t>
      </w:r>
      <w:bookmarkStart w:id="778" w:name="_GoBack"/>
      <w:bookmarkEnd w:id="778"/>
      <w:r w:rsidRPr="00A84739">
        <w:rPr>
          <w:rFonts w:ascii="Arial" w:hAnsi="Arial" w:cs="Arial"/>
          <w:b w:val="0"/>
          <w:sz w:val="22"/>
          <w:szCs w:val="22"/>
          <w:rPrChange w:id="779" w:author="Heinrich, Danielle - heidl003" w:date="2017-10-26T22:32:00Z">
            <w:rPr/>
          </w:rPrChange>
        </w:rPr>
        <w:t xml:space="preserve">with each port associated with a different </w:t>
      </w:r>
      <w:r w:rsidRPr="00A84739">
        <w:rPr>
          <w:rFonts w:ascii="Arial" w:hAnsi="Arial" w:cs="Arial"/>
          <w:b w:val="0"/>
          <w:sz w:val="22"/>
          <w:szCs w:val="22"/>
          <w:rPrChange w:id="780" w:author="Heinrich, Danielle - heidl003" w:date="2017-10-26T22:32:00Z">
            <w:rPr/>
          </w:rPrChange>
        </w:rPr>
        <w:lastRenderedPageBreak/>
        <w:t xml:space="preserve">message protocol. Traccar Server uses the port number to identify the decoder required for the incoming data – for example, all data arriving on port 5055 will be decoded according to OsmAnd standards. </w:t>
      </w:r>
      <w:r w:rsidR="00AA3E2C">
        <w:rPr>
          <w:noProof/>
          <w:lang w:val="en-AU" w:eastAsia="en-AU"/>
        </w:rPr>
        <w:drawing>
          <wp:inline distT="0" distB="0" distL="0" distR="0" wp14:anchorId="72286521" wp14:editId="6464DFCE">
            <wp:extent cx="5943600" cy="2147570"/>
            <wp:effectExtent l="0" t="0" r="0" b="5080"/>
            <wp:docPr id="90" name="Picture 90" descr="https://github.com/Danielle-Heinrich/ICT-Project/raw/master/Capture.PNG?raw=tr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descr="https://github.com/Danielle-Heinrich/ICT-Project/raw/master/Capture.PNG?raw=true"/>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43600" cy="2147570"/>
                    </a:xfrm>
                    <a:prstGeom prst="rect">
                      <a:avLst/>
                    </a:prstGeom>
                    <a:noFill/>
                    <a:ln>
                      <a:noFill/>
                    </a:ln>
                  </pic:spPr>
                </pic:pic>
              </a:graphicData>
            </a:graphic>
          </wp:inline>
        </w:drawing>
      </w:r>
      <w:r w:rsidR="00AA3E2C" w:rsidRPr="00AA3E2C">
        <w:t xml:space="preserve"> </w:t>
      </w:r>
      <w:r w:rsidR="00AA3E2C">
        <w:t>Figure 13: Device forwarding location data to Traccar Server and a PCAP file</w:t>
      </w:r>
    </w:p>
    <w:p w14:paraId="2916C64A" w14:textId="2425D996" w:rsidR="00145CE7" w:rsidRPr="00145CE7" w:rsidRDefault="00AA3E2C" w:rsidP="00145CE7">
      <w:pPr>
        <w:pStyle w:val="BodyText"/>
        <w:rPr>
          <w:lang w:eastAsia="ar-SA"/>
        </w:rPr>
      </w:pPr>
      <w:r>
        <w:rPr>
          <w:lang w:eastAsia="ar-SA"/>
        </w:rPr>
        <w:t>Figure 13 outlines the process required i</w:t>
      </w:r>
      <w:r w:rsidR="00145CE7">
        <w:rPr>
          <w:lang w:eastAsia="ar-SA"/>
        </w:rPr>
        <w:t>n order for the server to both forward location data to the Traccar application, as well as save the captured data as a UDP stream</w:t>
      </w:r>
      <w:r>
        <w:rPr>
          <w:lang w:eastAsia="ar-SA"/>
        </w:rPr>
        <w:t>. Rather than forwarding information to a port in use by Traccar Server</w:t>
      </w:r>
      <w:r w:rsidR="00145CE7">
        <w:rPr>
          <w:lang w:eastAsia="ar-SA"/>
        </w:rPr>
        <w:t xml:space="preserve">, a device must forward its data to a TCP listener, which in turn </w:t>
      </w:r>
      <w:r w:rsidR="0013711D">
        <w:rPr>
          <w:lang w:eastAsia="ar-SA"/>
        </w:rPr>
        <w:t>forwards the data to a second listener in UDP format. The second listener forwards the data to Traccar Server in TCP format, while a packet capture tool listens and saves all data arriving on this listener.</w:t>
      </w:r>
      <w:r w:rsidR="001C7D2D" w:rsidRPr="001C7D2D">
        <w:rPr>
          <w:noProof/>
          <w:lang w:val="en-AU" w:eastAsia="en-AU"/>
        </w:rPr>
        <w:t xml:space="preserve"> </w:t>
      </w:r>
    </w:p>
    <w:p w14:paraId="7AE3BAAC" w14:textId="2915C419" w:rsidR="00AA3E2C" w:rsidRDefault="00AA3E2C" w:rsidP="0029761F">
      <w:pPr>
        <w:pStyle w:val="BodyText"/>
        <w:rPr>
          <w:lang w:eastAsia="ar-SA"/>
        </w:rPr>
      </w:pPr>
      <w:r>
        <w:rPr>
          <w:noProof/>
          <w:lang w:val="en-AU" w:eastAsia="en-AU"/>
        </w:rPr>
        <w:drawing>
          <wp:inline distT="0" distB="0" distL="0" distR="0" wp14:anchorId="44DA22C8" wp14:editId="4A280E94">
            <wp:extent cx="5943600" cy="1600835"/>
            <wp:effectExtent l="0" t="0" r="0" b="0"/>
            <wp:docPr id="92" name="Picture 92" descr="https://github.com/Danielle-Heinrich/ICT-Project/raw/master/Capture2.png?raw=tr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descr="https://github.com/Danielle-Heinrich/ICT-Project/raw/master/Capture2.png?raw=true"/>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43600" cy="1600835"/>
                    </a:xfrm>
                    <a:prstGeom prst="rect">
                      <a:avLst/>
                    </a:prstGeom>
                    <a:noFill/>
                    <a:ln>
                      <a:noFill/>
                    </a:ln>
                  </pic:spPr>
                </pic:pic>
              </a:graphicData>
            </a:graphic>
          </wp:inline>
        </w:drawing>
      </w:r>
    </w:p>
    <w:p w14:paraId="4456A91E" w14:textId="59B52B25" w:rsidR="0029761F" w:rsidRDefault="0029761F" w:rsidP="0029761F">
      <w:pPr>
        <w:pStyle w:val="Caption"/>
      </w:pPr>
      <w:bookmarkStart w:id="781" w:name="_Toc496039766"/>
      <w:bookmarkStart w:id="782" w:name="_Toc496039825"/>
      <w:r>
        <w:t xml:space="preserve">Figure </w:t>
      </w:r>
      <w:r w:rsidR="00AA3E2C">
        <w:t>14</w:t>
      </w:r>
      <w:r>
        <w:t>: Device forwarding location data to Traccar Server and an external server</w:t>
      </w:r>
      <w:bookmarkEnd w:id="781"/>
      <w:bookmarkEnd w:id="782"/>
    </w:p>
    <w:p w14:paraId="6C4FD01D" w14:textId="14B60FD6" w:rsidR="0029761F" w:rsidRPr="0029761F" w:rsidRDefault="00AA3E2C" w:rsidP="0029761F">
      <w:pPr>
        <w:pStyle w:val="BodyText"/>
        <w:rPr>
          <w:lang w:eastAsia="ar-SA"/>
        </w:rPr>
      </w:pPr>
      <w:r>
        <w:rPr>
          <w:lang w:eastAsia="ar-SA"/>
        </w:rPr>
        <w:t>Figure 14 charts the process of forwarding packets to an external server or data diode. This method follows the pattern outlined in Figure 13, with the only exception being that the packet capture tool pipes its capture through to an external server address.</w:t>
      </w:r>
    </w:p>
    <w:p w14:paraId="1794D5A3" w14:textId="77777777" w:rsidR="0029761F" w:rsidRDefault="0029761F" w:rsidP="00E27B42">
      <w:pPr>
        <w:pStyle w:val="InstructionalText"/>
      </w:pPr>
    </w:p>
    <w:p w14:paraId="2F17C6DA" w14:textId="77777777" w:rsidR="00E27B42" w:rsidRDefault="00E27B42" w:rsidP="000E5330">
      <w:pPr>
        <w:pStyle w:val="Heading3"/>
      </w:pPr>
      <w:bookmarkStart w:id="783" w:name="_Toc403385951"/>
      <w:bookmarkStart w:id="784" w:name="_Ref452644746"/>
      <w:bookmarkStart w:id="785" w:name="_Ref452644757"/>
      <w:bookmarkStart w:id="786" w:name="_Toc496820101"/>
      <w:r>
        <w:lastRenderedPageBreak/>
        <w:t>System Architecture Diagram</w:t>
      </w:r>
      <w:bookmarkEnd w:id="783"/>
      <w:bookmarkEnd w:id="784"/>
      <w:bookmarkEnd w:id="785"/>
      <w:bookmarkEnd w:id="786"/>
    </w:p>
    <w:p w14:paraId="3BF90A65" w14:textId="5C109709" w:rsidR="0070430D" w:rsidRDefault="006E4DBE" w:rsidP="0070430D">
      <w:pPr>
        <w:pStyle w:val="Caption"/>
      </w:pPr>
      <w:r>
        <w:rPr>
          <w:noProof/>
          <w:lang w:val="en-AU" w:eastAsia="en-AU"/>
        </w:rPr>
        <w:drawing>
          <wp:inline distT="0" distB="0" distL="0" distR="0" wp14:anchorId="1E1908E0" wp14:editId="417631A5">
            <wp:extent cx="5943600" cy="3655687"/>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43600" cy="3655687"/>
                    </a:xfrm>
                    <a:prstGeom prst="rect">
                      <a:avLst/>
                    </a:prstGeom>
                    <a:noFill/>
                    <a:ln>
                      <a:noFill/>
                    </a:ln>
                  </pic:spPr>
                </pic:pic>
              </a:graphicData>
            </a:graphic>
          </wp:inline>
        </w:drawing>
      </w:r>
      <w:r w:rsidR="0070430D" w:rsidRPr="0070430D">
        <w:t xml:space="preserve"> </w:t>
      </w:r>
      <w:r w:rsidR="0070430D">
        <w:t>Figure 15: Layers and Packages</w:t>
      </w:r>
    </w:p>
    <w:p w14:paraId="7D78CB37" w14:textId="4BFEC208" w:rsidR="006E4DBE" w:rsidRDefault="006E4DBE" w:rsidP="006E4DBE">
      <w:pPr>
        <w:pStyle w:val="BodyText"/>
        <w:rPr>
          <w:lang w:eastAsia="ar-SA"/>
        </w:rPr>
      </w:pPr>
      <w:r>
        <w:rPr>
          <w:lang w:eastAsia="ar-SA"/>
        </w:rPr>
        <w:t xml:space="preserve">Figure </w:t>
      </w:r>
      <w:r w:rsidR="002E0964">
        <w:rPr>
          <w:lang w:eastAsia="ar-SA"/>
        </w:rPr>
        <w:t>1</w:t>
      </w:r>
      <w:r w:rsidR="00D7482F">
        <w:rPr>
          <w:lang w:eastAsia="ar-SA"/>
        </w:rPr>
        <w:t>5</w:t>
      </w:r>
      <w:r>
        <w:rPr>
          <w:lang w:eastAsia="ar-SA"/>
        </w:rPr>
        <w:t xml:space="preserve"> provides an overview of the layers and packages that comprise of the complete system. The view layer represents both Traccar Client and Traccar Web UI. Traccar Server is embodied by the domain and data layer. </w:t>
      </w:r>
    </w:p>
    <w:p w14:paraId="0872CF13" w14:textId="77777777" w:rsidR="006E4DBE" w:rsidRPr="006E4DBE" w:rsidRDefault="006E4DBE" w:rsidP="006E4DBE">
      <w:pPr>
        <w:pStyle w:val="BodyText"/>
        <w:rPr>
          <w:lang w:eastAsia="ar-SA"/>
        </w:rPr>
      </w:pPr>
    </w:p>
    <w:p w14:paraId="4D010473" w14:textId="77777777" w:rsidR="00E27B42" w:rsidRDefault="00E27B42" w:rsidP="00E27B42">
      <w:pPr>
        <w:pStyle w:val="Heading2"/>
      </w:pPr>
      <w:bookmarkStart w:id="787" w:name="_Toc403385952"/>
      <w:bookmarkStart w:id="788" w:name="_Toc496820102"/>
      <w:r>
        <w:lastRenderedPageBreak/>
        <w:t>System Design</w:t>
      </w:r>
      <w:bookmarkEnd w:id="787"/>
      <w:bookmarkEnd w:id="788"/>
    </w:p>
    <w:p w14:paraId="31560CBE" w14:textId="77777777" w:rsidR="00E27B42" w:rsidRDefault="00E27B42" w:rsidP="000E5330">
      <w:pPr>
        <w:pStyle w:val="Heading3"/>
      </w:pPr>
      <w:bookmarkStart w:id="789" w:name="_Toc403385954"/>
      <w:bookmarkStart w:id="790" w:name="_Toc496820103"/>
      <w:r>
        <w:t>Database Design</w:t>
      </w:r>
      <w:bookmarkEnd w:id="789"/>
      <w:bookmarkEnd w:id="790"/>
    </w:p>
    <w:p w14:paraId="4D3392C4" w14:textId="02078E9D" w:rsidR="00EB7B2D" w:rsidRPr="00D7482F" w:rsidRDefault="00D7482F" w:rsidP="00EB7B2D">
      <w:pPr>
        <w:pStyle w:val="InstructionalText"/>
        <w:rPr>
          <w:i w:val="0"/>
          <w:color w:val="auto"/>
          <w:sz w:val="22"/>
          <w:szCs w:val="22"/>
        </w:rPr>
      </w:pPr>
      <w:r w:rsidRPr="00D7482F">
        <w:rPr>
          <w:i w:val="0"/>
          <w:color w:val="auto"/>
          <w:sz w:val="22"/>
          <w:szCs w:val="22"/>
        </w:rPr>
        <w:t>See section 6.3.</w:t>
      </w:r>
    </w:p>
    <w:p w14:paraId="4E923674" w14:textId="77777777" w:rsidR="00E27B42" w:rsidRDefault="00E27B42" w:rsidP="00E27B42">
      <w:pPr>
        <w:pStyle w:val="Heading4"/>
      </w:pPr>
      <w:bookmarkStart w:id="791" w:name="_Toc403385955"/>
      <w:bookmarkStart w:id="792" w:name="_Toc496820104"/>
      <w:r>
        <w:t>Data Objects and Resultant Data Structures</w:t>
      </w:r>
      <w:bookmarkEnd w:id="791"/>
      <w:bookmarkEnd w:id="792"/>
    </w:p>
    <w:p w14:paraId="5A3FE465" w14:textId="02DAF37A" w:rsidR="00E27B42" w:rsidRPr="00D7482F" w:rsidRDefault="00D7482F" w:rsidP="00E27B42">
      <w:pPr>
        <w:pStyle w:val="InstructionalText"/>
        <w:rPr>
          <w:i w:val="0"/>
          <w:color w:val="auto"/>
          <w:sz w:val="22"/>
          <w:szCs w:val="22"/>
        </w:rPr>
      </w:pPr>
      <w:r w:rsidRPr="00D7482F">
        <w:rPr>
          <w:i w:val="0"/>
          <w:color w:val="auto"/>
          <w:sz w:val="22"/>
          <w:szCs w:val="22"/>
        </w:rPr>
        <w:t>See section 6.1.</w:t>
      </w:r>
    </w:p>
    <w:p w14:paraId="6029D1E1" w14:textId="77777777" w:rsidR="00E27B42" w:rsidRDefault="00E27B42" w:rsidP="000E5330">
      <w:pPr>
        <w:pStyle w:val="Heading3"/>
      </w:pPr>
      <w:bookmarkStart w:id="793" w:name="_Toc403385957"/>
      <w:bookmarkStart w:id="794" w:name="_Toc496820105"/>
      <w:r>
        <w:t>Data Conversion</w:t>
      </w:r>
      <w:bookmarkEnd w:id="793"/>
      <w:bookmarkEnd w:id="794"/>
    </w:p>
    <w:p w14:paraId="3F6580C0" w14:textId="124918C3" w:rsidR="00E27B42" w:rsidRPr="0029761F" w:rsidRDefault="0029761F" w:rsidP="00E27B42">
      <w:pPr>
        <w:pStyle w:val="InstructionalText"/>
        <w:rPr>
          <w:i w:val="0"/>
          <w:color w:val="auto"/>
          <w:sz w:val="22"/>
          <w:szCs w:val="22"/>
        </w:rPr>
      </w:pPr>
      <w:r w:rsidRPr="0029761F">
        <w:rPr>
          <w:i w:val="0"/>
          <w:color w:val="auto"/>
          <w:sz w:val="22"/>
          <w:szCs w:val="22"/>
        </w:rPr>
        <w:t>Not Applicable</w:t>
      </w:r>
    </w:p>
    <w:p w14:paraId="340921B0" w14:textId="77777777" w:rsidR="00E27B42" w:rsidRDefault="0007670E" w:rsidP="000E5330">
      <w:pPr>
        <w:pStyle w:val="Heading3"/>
      </w:pPr>
      <w:bookmarkStart w:id="795" w:name="_Toc496820106"/>
      <w:r>
        <w:t>External Tools (APIs)</w:t>
      </w:r>
      <w:bookmarkEnd w:id="795"/>
    </w:p>
    <w:p w14:paraId="43F1AE3C" w14:textId="77777777" w:rsidR="000157F4" w:rsidRPr="000157F4" w:rsidRDefault="000157F4" w:rsidP="000157F4">
      <w:pPr>
        <w:pStyle w:val="InstructionalText"/>
        <w:rPr>
          <w:i w:val="0"/>
          <w:color w:val="auto"/>
          <w:sz w:val="22"/>
        </w:rPr>
      </w:pPr>
      <w:r>
        <w:rPr>
          <w:i w:val="0"/>
          <w:color w:val="auto"/>
          <w:sz w:val="22"/>
        </w:rPr>
        <w:t xml:space="preserve">Traccar Web UI implements a simplified version of a RESTful API, which can be accessed by third-party applications. </w:t>
      </w:r>
    </w:p>
    <w:p w14:paraId="29B606AB" w14:textId="76A2EC1F" w:rsidR="000157F4" w:rsidRPr="000157F4" w:rsidRDefault="000157F4" w:rsidP="000157F4">
      <w:pPr>
        <w:pStyle w:val="InstructionalText"/>
        <w:rPr>
          <w:i w:val="0"/>
          <w:color w:val="auto"/>
          <w:sz w:val="22"/>
        </w:rPr>
      </w:pPr>
      <w:r w:rsidRPr="000157F4">
        <w:rPr>
          <w:i w:val="0"/>
          <w:color w:val="auto"/>
          <w:sz w:val="22"/>
        </w:rPr>
        <w:t>The prefix for all method calls is '/traccar/rest' and all requests must be prefaced by an initial login:</w:t>
      </w:r>
    </w:p>
    <w:p w14:paraId="472AA3EA" w14:textId="77777777" w:rsidR="000157F4" w:rsidRPr="000157F4" w:rsidRDefault="000157F4" w:rsidP="00FC4C14">
      <w:pPr>
        <w:pStyle w:val="InstructionalText"/>
        <w:numPr>
          <w:ilvl w:val="0"/>
          <w:numId w:val="42"/>
        </w:numPr>
        <w:rPr>
          <w:i w:val="0"/>
          <w:color w:val="auto"/>
          <w:sz w:val="22"/>
        </w:rPr>
        <w:pPrChange w:id="796" w:author="Heinrich, Danielle - heidl003" w:date="2017-10-26T22:32:00Z">
          <w:pPr>
            <w:pStyle w:val="InstructionalText"/>
            <w:numPr>
              <w:numId w:val="47"/>
            </w:numPr>
            <w:ind w:left="720" w:hanging="360"/>
          </w:pPr>
        </w:pPrChange>
      </w:pPr>
      <w:r w:rsidRPr="000157F4">
        <w:rPr>
          <w:i w:val="0"/>
          <w:color w:val="auto"/>
          <w:sz w:val="22"/>
        </w:rPr>
        <w:t>http://&lt;SERVER IP ADDRESS&gt;:&lt;SERVER PORT&gt;/traccar/rest/login?payload=["&lt;USERNAME&gt;","&lt;PASSWORD&gt;"]</w:t>
      </w:r>
    </w:p>
    <w:p w14:paraId="49DF2106" w14:textId="77777777" w:rsidR="000157F4" w:rsidRPr="000157F4" w:rsidRDefault="000157F4" w:rsidP="000157F4">
      <w:pPr>
        <w:pStyle w:val="InstructionalText"/>
        <w:rPr>
          <w:i w:val="0"/>
          <w:color w:val="auto"/>
          <w:sz w:val="22"/>
        </w:rPr>
      </w:pPr>
      <w:r w:rsidRPr="000157F4">
        <w:rPr>
          <w:i w:val="0"/>
          <w:color w:val="auto"/>
          <w:sz w:val="22"/>
        </w:rPr>
        <w:t xml:space="preserve">Once logged in, all methods in the DataService interface class are exposed by the API. </w:t>
      </w:r>
    </w:p>
    <w:p w14:paraId="52E3C874" w14:textId="77777777" w:rsidR="000157F4" w:rsidRPr="000157F4" w:rsidRDefault="000157F4" w:rsidP="000157F4">
      <w:pPr>
        <w:pStyle w:val="InstructionalText"/>
        <w:rPr>
          <w:i w:val="0"/>
          <w:color w:val="auto"/>
          <w:sz w:val="22"/>
        </w:rPr>
      </w:pPr>
      <w:r w:rsidRPr="000157F4">
        <w:rPr>
          <w:i w:val="0"/>
          <w:color w:val="auto"/>
          <w:sz w:val="22"/>
        </w:rPr>
        <w:t>The API supports both POST and GET methods - POST requests should contain method arguments serialised in a JSON array within the request body, while GET requests should provide a payload parameter with a serialised JSON array as the value. Method call responses are serialised in JSON and each response will return a HTTP status code.</w:t>
      </w:r>
    </w:p>
    <w:p w14:paraId="6CD3FECC" w14:textId="77777777" w:rsidR="000157F4" w:rsidRPr="000157F4" w:rsidRDefault="000157F4" w:rsidP="000157F4">
      <w:pPr>
        <w:pStyle w:val="InstructionalText"/>
        <w:rPr>
          <w:i w:val="0"/>
          <w:color w:val="auto"/>
          <w:sz w:val="22"/>
        </w:rPr>
      </w:pPr>
      <w:r w:rsidRPr="000157F4">
        <w:rPr>
          <w:i w:val="0"/>
          <w:color w:val="auto"/>
          <w:sz w:val="22"/>
        </w:rPr>
        <w:t>The methods available in the DataService interface class include the following:</w:t>
      </w:r>
    </w:p>
    <w:p w14:paraId="65F664D0" w14:textId="348C7BFA" w:rsidR="000157F4" w:rsidRPr="000157F4" w:rsidRDefault="00933D42" w:rsidP="00FC4C14">
      <w:pPr>
        <w:pStyle w:val="InstructionalText"/>
        <w:numPr>
          <w:ilvl w:val="0"/>
          <w:numId w:val="42"/>
        </w:numPr>
        <w:rPr>
          <w:i w:val="0"/>
          <w:color w:val="auto"/>
          <w:sz w:val="22"/>
        </w:rPr>
        <w:pPrChange w:id="797" w:author="Heinrich, Danielle - heidl003" w:date="2017-10-26T22:32:00Z">
          <w:pPr>
            <w:pStyle w:val="InstructionalText"/>
            <w:numPr>
              <w:numId w:val="47"/>
            </w:numPr>
            <w:ind w:left="720" w:hanging="360"/>
          </w:pPr>
        </w:pPrChange>
      </w:pPr>
      <w:r>
        <w:rPr>
          <w:i w:val="0"/>
          <w:color w:val="auto"/>
          <w:sz w:val="22"/>
        </w:rPr>
        <w:t>User authenticated()</w:t>
      </w:r>
    </w:p>
    <w:p w14:paraId="38865CED" w14:textId="2131501F" w:rsidR="000157F4" w:rsidRPr="000157F4" w:rsidRDefault="000157F4" w:rsidP="00FC4C14">
      <w:pPr>
        <w:pStyle w:val="InstructionalText"/>
        <w:numPr>
          <w:ilvl w:val="0"/>
          <w:numId w:val="42"/>
        </w:numPr>
        <w:rPr>
          <w:i w:val="0"/>
          <w:color w:val="auto"/>
          <w:sz w:val="22"/>
        </w:rPr>
        <w:pPrChange w:id="798" w:author="Heinrich, Danielle - heidl003" w:date="2017-10-26T22:32:00Z">
          <w:pPr>
            <w:pStyle w:val="InstructionalText"/>
            <w:numPr>
              <w:numId w:val="47"/>
            </w:numPr>
            <w:ind w:left="720" w:hanging="360"/>
          </w:pPr>
        </w:pPrChange>
      </w:pPr>
      <w:r w:rsidRPr="000157F4">
        <w:rPr>
          <w:i w:val="0"/>
          <w:color w:val="auto"/>
          <w:sz w:val="22"/>
        </w:rPr>
        <w:t>User login(String login, String password, boolean passwordHashed)</w:t>
      </w:r>
    </w:p>
    <w:p w14:paraId="5D183A9B" w14:textId="14C5ABAB" w:rsidR="000157F4" w:rsidRPr="000157F4" w:rsidRDefault="000157F4" w:rsidP="00FC4C14">
      <w:pPr>
        <w:pStyle w:val="InstructionalText"/>
        <w:numPr>
          <w:ilvl w:val="0"/>
          <w:numId w:val="42"/>
        </w:numPr>
        <w:rPr>
          <w:i w:val="0"/>
          <w:color w:val="auto"/>
          <w:sz w:val="22"/>
        </w:rPr>
        <w:pPrChange w:id="799" w:author="Heinrich, Danielle - heidl003" w:date="2017-10-26T22:32:00Z">
          <w:pPr>
            <w:pStyle w:val="InstructionalText"/>
            <w:numPr>
              <w:numId w:val="47"/>
            </w:numPr>
            <w:ind w:left="720" w:hanging="360"/>
          </w:pPr>
        </w:pPrChange>
      </w:pPr>
      <w:r w:rsidRPr="000157F4">
        <w:rPr>
          <w:i w:val="0"/>
          <w:color w:val="auto"/>
          <w:sz w:val="22"/>
        </w:rPr>
        <w:t>User login(String login, String password)</w:t>
      </w:r>
    </w:p>
    <w:p w14:paraId="13E34722" w14:textId="312ED06B" w:rsidR="000157F4" w:rsidRPr="000157F4" w:rsidRDefault="000157F4" w:rsidP="00FC4C14">
      <w:pPr>
        <w:pStyle w:val="InstructionalText"/>
        <w:numPr>
          <w:ilvl w:val="0"/>
          <w:numId w:val="42"/>
        </w:numPr>
        <w:rPr>
          <w:i w:val="0"/>
          <w:color w:val="auto"/>
          <w:sz w:val="22"/>
        </w:rPr>
        <w:pPrChange w:id="800" w:author="Heinrich, Danielle - heidl003" w:date="2017-10-26T22:32:00Z">
          <w:pPr>
            <w:pStyle w:val="InstructionalText"/>
            <w:numPr>
              <w:numId w:val="47"/>
            </w:numPr>
            <w:ind w:left="720" w:hanging="360"/>
          </w:pPr>
        </w:pPrChange>
      </w:pPr>
      <w:r w:rsidRPr="000157F4">
        <w:rPr>
          <w:i w:val="0"/>
          <w:color w:val="auto"/>
          <w:sz w:val="22"/>
        </w:rPr>
        <w:t>boolean logout()</w:t>
      </w:r>
    </w:p>
    <w:p w14:paraId="78E7BA8F" w14:textId="2DB04B30" w:rsidR="000157F4" w:rsidRPr="000157F4" w:rsidRDefault="000157F4" w:rsidP="00FC4C14">
      <w:pPr>
        <w:pStyle w:val="InstructionalText"/>
        <w:numPr>
          <w:ilvl w:val="0"/>
          <w:numId w:val="42"/>
        </w:numPr>
        <w:rPr>
          <w:i w:val="0"/>
          <w:color w:val="auto"/>
          <w:sz w:val="22"/>
        </w:rPr>
        <w:pPrChange w:id="801" w:author="Heinrich, Danielle - heidl003" w:date="2017-10-26T22:32:00Z">
          <w:pPr>
            <w:pStyle w:val="InstructionalText"/>
            <w:numPr>
              <w:numId w:val="47"/>
            </w:numPr>
            <w:ind w:left="720" w:hanging="360"/>
          </w:pPr>
        </w:pPrChange>
      </w:pPr>
      <w:r w:rsidRPr="000157F4">
        <w:rPr>
          <w:i w:val="0"/>
          <w:color w:val="auto"/>
          <w:sz w:val="22"/>
        </w:rPr>
        <w:t>User register(String login, String password)</w:t>
      </w:r>
    </w:p>
    <w:p w14:paraId="5CD516C6" w14:textId="1D34F55F" w:rsidR="000157F4" w:rsidRPr="000157F4" w:rsidRDefault="000157F4" w:rsidP="00FC4C14">
      <w:pPr>
        <w:pStyle w:val="InstructionalText"/>
        <w:numPr>
          <w:ilvl w:val="0"/>
          <w:numId w:val="42"/>
        </w:numPr>
        <w:rPr>
          <w:i w:val="0"/>
          <w:color w:val="auto"/>
          <w:sz w:val="22"/>
        </w:rPr>
        <w:pPrChange w:id="802" w:author="Heinrich, Danielle - heidl003" w:date="2017-10-26T22:32:00Z">
          <w:pPr>
            <w:pStyle w:val="InstructionalText"/>
            <w:numPr>
              <w:numId w:val="47"/>
            </w:numPr>
            <w:ind w:left="720" w:hanging="360"/>
          </w:pPr>
        </w:pPrChange>
      </w:pPr>
      <w:r w:rsidRPr="000157F4">
        <w:rPr>
          <w:i w:val="0"/>
          <w:color w:val="auto"/>
          <w:sz w:val="22"/>
        </w:rPr>
        <w:t>List&lt;User&gt; getUsers()</w:t>
      </w:r>
    </w:p>
    <w:p w14:paraId="69795C21" w14:textId="2AC9436E" w:rsidR="000157F4" w:rsidRPr="000157F4" w:rsidRDefault="000157F4" w:rsidP="00FC4C14">
      <w:pPr>
        <w:pStyle w:val="InstructionalText"/>
        <w:numPr>
          <w:ilvl w:val="0"/>
          <w:numId w:val="42"/>
        </w:numPr>
        <w:rPr>
          <w:i w:val="0"/>
          <w:color w:val="auto"/>
          <w:sz w:val="22"/>
        </w:rPr>
        <w:pPrChange w:id="803" w:author="Heinrich, Danielle - heidl003" w:date="2017-10-26T22:32:00Z">
          <w:pPr>
            <w:pStyle w:val="InstructionalText"/>
            <w:numPr>
              <w:numId w:val="47"/>
            </w:numPr>
            <w:ind w:left="720" w:hanging="360"/>
          </w:pPr>
        </w:pPrChange>
      </w:pPr>
      <w:r w:rsidRPr="000157F4">
        <w:rPr>
          <w:i w:val="0"/>
          <w:color w:val="auto"/>
          <w:sz w:val="22"/>
        </w:rPr>
        <w:t>User addUser(User user)</w:t>
      </w:r>
    </w:p>
    <w:p w14:paraId="27755294" w14:textId="47479FFD" w:rsidR="000157F4" w:rsidRPr="000157F4" w:rsidRDefault="000157F4" w:rsidP="00FC4C14">
      <w:pPr>
        <w:pStyle w:val="InstructionalText"/>
        <w:numPr>
          <w:ilvl w:val="0"/>
          <w:numId w:val="42"/>
        </w:numPr>
        <w:rPr>
          <w:i w:val="0"/>
          <w:color w:val="auto"/>
          <w:sz w:val="22"/>
        </w:rPr>
        <w:pPrChange w:id="804" w:author="Heinrich, Danielle - heidl003" w:date="2017-10-26T22:32:00Z">
          <w:pPr>
            <w:pStyle w:val="InstructionalText"/>
            <w:numPr>
              <w:numId w:val="47"/>
            </w:numPr>
            <w:ind w:left="720" w:hanging="360"/>
          </w:pPr>
        </w:pPrChange>
      </w:pPr>
      <w:r w:rsidRPr="000157F4">
        <w:rPr>
          <w:i w:val="0"/>
          <w:color w:val="auto"/>
          <w:sz w:val="22"/>
        </w:rPr>
        <w:t>User updateUser(User user)</w:t>
      </w:r>
    </w:p>
    <w:p w14:paraId="6E16956E" w14:textId="5CC8154B" w:rsidR="000157F4" w:rsidRPr="000157F4" w:rsidRDefault="000157F4" w:rsidP="00FC4C14">
      <w:pPr>
        <w:pStyle w:val="InstructionalText"/>
        <w:numPr>
          <w:ilvl w:val="0"/>
          <w:numId w:val="42"/>
        </w:numPr>
        <w:rPr>
          <w:i w:val="0"/>
          <w:color w:val="auto"/>
          <w:sz w:val="22"/>
        </w:rPr>
        <w:pPrChange w:id="805" w:author="Heinrich, Danielle - heidl003" w:date="2017-10-26T22:32:00Z">
          <w:pPr>
            <w:pStyle w:val="InstructionalText"/>
            <w:numPr>
              <w:numId w:val="47"/>
            </w:numPr>
            <w:ind w:left="720" w:hanging="360"/>
          </w:pPr>
        </w:pPrChange>
      </w:pPr>
      <w:r w:rsidRPr="000157F4">
        <w:rPr>
          <w:i w:val="0"/>
          <w:color w:val="auto"/>
          <w:sz w:val="22"/>
        </w:rPr>
        <w:t>UserSettings updateUserSettings(UserSettings userSettings)</w:t>
      </w:r>
    </w:p>
    <w:p w14:paraId="19BF7F19" w14:textId="0C6082DC" w:rsidR="000157F4" w:rsidRPr="000157F4" w:rsidRDefault="000157F4" w:rsidP="00FC4C14">
      <w:pPr>
        <w:pStyle w:val="InstructionalText"/>
        <w:numPr>
          <w:ilvl w:val="0"/>
          <w:numId w:val="42"/>
        </w:numPr>
        <w:rPr>
          <w:i w:val="0"/>
          <w:color w:val="auto"/>
          <w:sz w:val="22"/>
        </w:rPr>
        <w:pPrChange w:id="806" w:author="Heinrich, Danielle - heidl003" w:date="2017-10-26T22:32:00Z">
          <w:pPr>
            <w:pStyle w:val="InstructionalText"/>
            <w:numPr>
              <w:numId w:val="47"/>
            </w:numPr>
            <w:ind w:left="720" w:hanging="360"/>
          </w:pPr>
        </w:pPrChange>
      </w:pPr>
      <w:r w:rsidRPr="000157F4">
        <w:rPr>
          <w:i w:val="0"/>
          <w:color w:val="auto"/>
          <w:sz w:val="22"/>
        </w:rPr>
        <w:t>User removeUser(User user)</w:t>
      </w:r>
    </w:p>
    <w:p w14:paraId="3A369FD9" w14:textId="20D3ACEE" w:rsidR="000157F4" w:rsidRPr="000157F4" w:rsidRDefault="000157F4" w:rsidP="00FC4C14">
      <w:pPr>
        <w:pStyle w:val="InstructionalText"/>
        <w:numPr>
          <w:ilvl w:val="0"/>
          <w:numId w:val="42"/>
        </w:numPr>
        <w:rPr>
          <w:i w:val="0"/>
          <w:color w:val="auto"/>
          <w:sz w:val="22"/>
        </w:rPr>
        <w:pPrChange w:id="807" w:author="Heinrich, Danielle - heidl003" w:date="2017-10-26T22:32:00Z">
          <w:pPr>
            <w:pStyle w:val="InstructionalText"/>
            <w:numPr>
              <w:numId w:val="47"/>
            </w:numPr>
            <w:ind w:left="720" w:hanging="360"/>
          </w:pPr>
        </w:pPrChange>
      </w:pPr>
      <w:r w:rsidRPr="000157F4">
        <w:rPr>
          <w:i w:val="0"/>
          <w:color w:val="auto"/>
          <w:sz w:val="22"/>
        </w:rPr>
        <w:t>List&lt;Device&gt; getDevices()</w:t>
      </w:r>
    </w:p>
    <w:p w14:paraId="5C15C09C" w14:textId="26EB2325" w:rsidR="000157F4" w:rsidRPr="000157F4" w:rsidRDefault="000157F4" w:rsidP="00FC4C14">
      <w:pPr>
        <w:pStyle w:val="InstructionalText"/>
        <w:numPr>
          <w:ilvl w:val="0"/>
          <w:numId w:val="42"/>
        </w:numPr>
        <w:rPr>
          <w:i w:val="0"/>
          <w:color w:val="auto"/>
          <w:sz w:val="22"/>
        </w:rPr>
        <w:pPrChange w:id="808" w:author="Heinrich, Danielle - heidl003" w:date="2017-10-26T22:32:00Z">
          <w:pPr>
            <w:pStyle w:val="InstructionalText"/>
            <w:numPr>
              <w:numId w:val="47"/>
            </w:numPr>
            <w:ind w:left="720" w:hanging="360"/>
          </w:pPr>
        </w:pPrChange>
      </w:pPr>
      <w:r w:rsidRPr="000157F4">
        <w:rPr>
          <w:i w:val="0"/>
          <w:color w:val="auto"/>
          <w:sz w:val="22"/>
        </w:rPr>
        <w:t>Device addDevice(Device device)</w:t>
      </w:r>
    </w:p>
    <w:p w14:paraId="7431FFD4" w14:textId="4103F6A1" w:rsidR="000157F4" w:rsidRPr="000157F4" w:rsidRDefault="000157F4" w:rsidP="00FC4C14">
      <w:pPr>
        <w:pStyle w:val="InstructionalText"/>
        <w:numPr>
          <w:ilvl w:val="0"/>
          <w:numId w:val="42"/>
        </w:numPr>
        <w:rPr>
          <w:i w:val="0"/>
          <w:color w:val="auto"/>
          <w:sz w:val="22"/>
        </w:rPr>
        <w:pPrChange w:id="809" w:author="Heinrich, Danielle - heidl003" w:date="2017-10-26T22:32:00Z">
          <w:pPr>
            <w:pStyle w:val="InstructionalText"/>
            <w:numPr>
              <w:numId w:val="47"/>
            </w:numPr>
            <w:ind w:left="720" w:hanging="360"/>
          </w:pPr>
        </w:pPrChange>
      </w:pPr>
      <w:r w:rsidRPr="000157F4">
        <w:rPr>
          <w:i w:val="0"/>
          <w:color w:val="auto"/>
          <w:sz w:val="22"/>
        </w:rPr>
        <w:t>Device updateDevice(Device device)</w:t>
      </w:r>
    </w:p>
    <w:p w14:paraId="0218A0C1" w14:textId="404021DA" w:rsidR="000157F4" w:rsidRPr="000157F4" w:rsidRDefault="000157F4" w:rsidP="00FC4C14">
      <w:pPr>
        <w:pStyle w:val="InstructionalText"/>
        <w:numPr>
          <w:ilvl w:val="0"/>
          <w:numId w:val="42"/>
        </w:numPr>
        <w:rPr>
          <w:i w:val="0"/>
          <w:color w:val="auto"/>
          <w:sz w:val="22"/>
        </w:rPr>
        <w:pPrChange w:id="810" w:author="Heinrich, Danielle - heidl003" w:date="2017-10-26T22:32:00Z">
          <w:pPr>
            <w:pStyle w:val="InstructionalText"/>
            <w:numPr>
              <w:numId w:val="47"/>
            </w:numPr>
            <w:ind w:left="720" w:hanging="360"/>
          </w:pPr>
        </w:pPrChange>
      </w:pPr>
      <w:r w:rsidRPr="000157F4">
        <w:rPr>
          <w:i w:val="0"/>
          <w:color w:val="auto"/>
          <w:sz w:val="22"/>
        </w:rPr>
        <w:lastRenderedPageBreak/>
        <w:t>Device removeDevice(Device device)</w:t>
      </w:r>
    </w:p>
    <w:p w14:paraId="5A15783F" w14:textId="133A1C9F" w:rsidR="000157F4" w:rsidRPr="000157F4" w:rsidRDefault="000157F4" w:rsidP="00FC4C14">
      <w:pPr>
        <w:pStyle w:val="InstructionalText"/>
        <w:numPr>
          <w:ilvl w:val="0"/>
          <w:numId w:val="42"/>
        </w:numPr>
        <w:rPr>
          <w:i w:val="0"/>
          <w:color w:val="auto"/>
          <w:sz w:val="22"/>
        </w:rPr>
        <w:pPrChange w:id="811" w:author="Heinrich, Danielle - heidl003" w:date="2017-10-26T22:32:00Z">
          <w:pPr>
            <w:pStyle w:val="InstructionalText"/>
            <w:numPr>
              <w:numId w:val="47"/>
            </w:numPr>
            <w:ind w:left="720" w:hanging="360"/>
          </w:pPr>
        </w:pPrChange>
      </w:pPr>
      <w:r w:rsidRPr="000157F4">
        <w:rPr>
          <w:i w:val="0"/>
          <w:color w:val="auto"/>
          <w:sz w:val="22"/>
        </w:rPr>
        <w:t>Map&lt;User, Boolean&gt; getDeviceShare(Device device)</w:t>
      </w:r>
    </w:p>
    <w:p w14:paraId="5CCA7993" w14:textId="73696169" w:rsidR="000157F4" w:rsidRPr="000157F4" w:rsidRDefault="000157F4" w:rsidP="00FC4C14">
      <w:pPr>
        <w:pStyle w:val="InstructionalText"/>
        <w:numPr>
          <w:ilvl w:val="0"/>
          <w:numId w:val="42"/>
        </w:numPr>
        <w:rPr>
          <w:i w:val="0"/>
          <w:color w:val="auto"/>
          <w:sz w:val="22"/>
        </w:rPr>
        <w:pPrChange w:id="812" w:author="Heinrich, Danielle - heidl003" w:date="2017-10-26T22:32:00Z">
          <w:pPr>
            <w:pStyle w:val="InstructionalText"/>
            <w:numPr>
              <w:numId w:val="47"/>
            </w:numPr>
            <w:ind w:left="720" w:hanging="360"/>
          </w:pPr>
        </w:pPrChange>
      </w:pPr>
      <w:r w:rsidRPr="000157F4">
        <w:rPr>
          <w:i w:val="0"/>
          <w:color w:val="auto"/>
          <w:sz w:val="22"/>
        </w:rPr>
        <w:t>void saveDeviceShare(Device device, Map&lt;User, Boolean&gt; share)</w:t>
      </w:r>
    </w:p>
    <w:p w14:paraId="447DF747" w14:textId="56D69DA6" w:rsidR="000157F4" w:rsidRPr="000157F4" w:rsidRDefault="000157F4" w:rsidP="00FC4C14">
      <w:pPr>
        <w:pStyle w:val="InstructionalText"/>
        <w:numPr>
          <w:ilvl w:val="0"/>
          <w:numId w:val="42"/>
        </w:numPr>
        <w:rPr>
          <w:i w:val="0"/>
          <w:color w:val="auto"/>
          <w:sz w:val="22"/>
        </w:rPr>
        <w:pPrChange w:id="813" w:author="Heinrich, Danielle - heidl003" w:date="2017-10-26T22:32:00Z">
          <w:pPr>
            <w:pStyle w:val="InstructionalText"/>
            <w:numPr>
              <w:numId w:val="47"/>
            </w:numPr>
            <w:ind w:left="720" w:hanging="360"/>
          </w:pPr>
        </w:pPrChange>
      </w:pPr>
      <w:r w:rsidRPr="000157F4">
        <w:rPr>
          <w:i w:val="0"/>
          <w:color w:val="auto"/>
          <w:sz w:val="22"/>
        </w:rPr>
        <w:t>List&lt;Position&gt; getPositions(Device device, Date from, Date to, boolean filter)</w:t>
      </w:r>
    </w:p>
    <w:p w14:paraId="7E66718E" w14:textId="3AA7126D" w:rsidR="000157F4" w:rsidRPr="000157F4" w:rsidRDefault="000157F4" w:rsidP="00FC4C14">
      <w:pPr>
        <w:pStyle w:val="InstructionalText"/>
        <w:numPr>
          <w:ilvl w:val="0"/>
          <w:numId w:val="42"/>
        </w:numPr>
        <w:rPr>
          <w:i w:val="0"/>
          <w:color w:val="auto"/>
          <w:sz w:val="22"/>
        </w:rPr>
        <w:pPrChange w:id="814" w:author="Heinrich, Danielle - heidl003" w:date="2017-10-26T22:32:00Z">
          <w:pPr>
            <w:pStyle w:val="InstructionalText"/>
            <w:numPr>
              <w:numId w:val="47"/>
            </w:numPr>
            <w:ind w:left="720" w:hanging="360"/>
          </w:pPr>
        </w:pPrChange>
      </w:pPr>
      <w:r w:rsidRPr="000157F4">
        <w:rPr>
          <w:i w:val="0"/>
          <w:color w:val="auto"/>
          <w:sz w:val="22"/>
        </w:rPr>
        <w:t>List&lt;Position&gt; getLatestPositions()</w:t>
      </w:r>
    </w:p>
    <w:p w14:paraId="3B246538" w14:textId="4C8A9F5A" w:rsidR="000157F4" w:rsidRPr="000157F4" w:rsidRDefault="000157F4" w:rsidP="00FC4C14">
      <w:pPr>
        <w:pStyle w:val="InstructionalText"/>
        <w:numPr>
          <w:ilvl w:val="0"/>
          <w:numId w:val="42"/>
        </w:numPr>
        <w:rPr>
          <w:i w:val="0"/>
          <w:color w:val="auto"/>
          <w:sz w:val="22"/>
        </w:rPr>
        <w:pPrChange w:id="815" w:author="Heinrich, Danielle - heidl003" w:date="2017-10-26T22:32:00Z">
          <w:pPr>
            <w:pStyle w:val="InstructionalText"/>
            <w:numPr>
              <w:numId w:val="47"/>
            </w:numPr>
            <w:ind w:left="720" w:hanging="360"/>
          </w:pPr>
        </w:pPrChange>
      </w:pPr>
      <w:r w:rsidRPr="000157F4">
        <w:rPr>
          <w:i w:val="0"/>
          <w:color w:val="auto"/>
          <w:sz w:val="22"/>
        </w:rPr>
        <w:t>ApplicationSettings getApplicationSettings()</w:t>
      </w:r>
    </w:p>
    <w:p w14:paraId="3F8BAD9F" w14:textId="221A43EC" w:rsidR="000157F4" w:rsidRPr="000157F4" w:rsidRDefault="000157F4" w:rsidP="00FC4C14">
      <w:pPr>
        <w:pStyle w:val="InstructionalText"/>
        <w:numPr>
          <w:ilvl w:val="0"/>
          <w:numId w:val="42"/>
        </w:numPr>
        <w:rPr>
          <w:i w:val="0"/>
          <w:color w:val="auto"/>
          <w:sz w:val="22"/>
        </w:rPr>
        <w:pPrChange w:id="816" w:author="Heinrich, Danielle - heidl003" w:date="2017-10-26T22:32:00Z">
          <w:pPr>
            <w:pStyle w:val="InstructionalText"/>
            <w:numPr>
              <w:numId w:val="47"/>
            </w:numPr>
            <w:ind w:left="720" w:hanging="360"/>
          </w:pPr>
        </w:pPrChange>
      </w:pPr>
      <w:r w:rsidRPr="000157F4">
        <w:rPr>
          <w:i w:val="0"/>
          <w:color w:val="auto"/>
          <w:sz w:val="22"/>
        </w:rPr>
        <w:t>void updateApplicationSettings(ApplicationSettings applicationSettings)</w:t>
      </w:r>
    </w:p>
    <w:p w14:paraId="7E69208C" w14:textId="173A4A1D" w:rsidR="000157F4" w:rsidRPr="000157F4" w:rsidRDefault="000157F4" w:rsidP="00FC4C14">
      <w:pPr>
        <w:pStyle w:val="InstructionalText"/>
        <w:numPr>
          <w:ilvl w:val="0"/>
          <w:numId w:val="42"/>
        </w:numPr>
        <w:rPr>
          <w:i w:val="0"/>
          <w:color w:val="auto"/>
          <w:sz w:val="22"/>
        </w:rPr>
        <w:pPrChange w:id="817" w:author="Heinrich, Danielle - heidl003" w:date="2017-10-26T22:32:00Z">
          <w:pPr>
            <w:pStyle w:val="InstructionalText"/>
            <w:numPr>
              <w:numId w:val="47"/>
            </w:numPr>
            <w:ind w:left="720" w:hanging="360"/>
          </w:pPr>
        </w:pPrChange>
      </w:pPr>
      <w:r w:rsidRPr="000157F4">
        <w:rPr>
          <w:i w:val="0"/>
          <w:color w:val="auto"/>
          <w:sz w:val="22"/>
        </w:rPr>
        <w:t>void saveDefaultUserSettigs(UserSettings userSettings)</w:t>
      </w:r>
    </w:p>
    <w:p w14:paraId="3D4C9826" w14:textId="2CC492C5" w:rsidR="000157F4" w:rsidRPr="000157F4" w:rsidRDefault="000157F4" w:rsidP="00FC4C14">
      <w:pPr>
        <w:pStyle w:val="InstructionalText"/>
        <w:numPr>
          <w:ilvl w:val="0"/>
          <w:numId w:val="42"/>
        </w:numPr>
        <w:rPr>
          <w:i w:val="0"/>
          <w:color w:val="auto"/>
          <w:sz w:val="22"/>
        </w:rPr>
        <w:pPrChange w:id="818" w:author="Heinrich, Danielle - heidl003" w:date="2017-10-26T22:32:00Z">
          <w:pPr>
            <w:pStyle w:val="InstructionalText"/>
            <w:numPr>
              <w:numId w:val="47"/>
            </w:numPr>
            <w:ind w:left="720" w:hanging="360"/>
          </w:pPr>
        </w:pPrChange>
      </w:pPr>
      <w:r w:rsidRPr="000157F4">
        <w:rPr>
          <w:i w:val="0"/>
          <w:color w:val="auto"/>
          <w:sz w:val="22"/>
        </w:rPr>
        <w:t>UserSettings getDefaultUserSettings()</w:t>
      </w:r>
    </w:p>
    <w:p w14:paraId="459A913A" w14:textId="66E44415" w:rsidR="000157F4" w:rsidRPr="000157F4" w:rsidRDefault="000157F4" w:rsidP="00FC4C14">
      <w:pPr>
        <w:pStyle w:val="InstructionalText"/>
        <w:numPr>
          <w:ilvl w:val="0"/>
          <w:numId w:val="42"/>
        </w:numPr>
        <w:rPr>
          <w:i w:val="0"/>
          <w:color w:val="auto"/>
          <w:sz w:val="22"/>
        </w:rPr>
        <w:pPrChange w:id="819" w:author="Heinrich, Danielle - heidl003" w:date="2017-10-26T22:32:00Z">
          <w:pPr>
            <w:pStyle w:val="InstructionalText"/>
            <w:numPr>
              <w:numId w:val="47"/>
            </w:numPr>
            <w:ind w:left="720" w:hanging="360"/>
          </w:pPr>
        </w:pPrChange>
      </w:pPr>
      <w:r w:rsidRPr="000157F4">
        <w:rPr>
          <w:i w:val="0"/>
          <w:color w:val="auto"/>
          <w:sz w:val="22"/>
        </w:rPr>
        <w:t>void saveRoles(List&lt;User&gt; users)</w:t>
      </w:r>
    </w:p>
    <w:p w14:paraId="17A28EEA" w14:textId="13AFEC7E" w:rsidR="000157F4" w:rsidRPr="000157F4" w:rsidRDefault="000157F4" w:rsidP="00FC4C14">
      <w:pPr>
        <w:pStyle w:val="InstructionalText"/>
        <w:numPr>
          <w:ilvl w:val="0"/>
          <w:numId w:val="42"/>
        </w:numPr>
        <w:rPr>
          <w:i w:val="0"/>
          <w:color w:val="auto"/>
          <w:sz w:val="22"/>
        </w:rPr>
        <w:pPrChange w:id="820" w:author="Heinrich, Danielle - heidl003" w:date="2017-10-26T22:32:00Z">
          <w:pPr>
            <w:pStyle w:val="InstructionalText"/>
            <w:numPr>
              <w:numId w:val="47"/>
            </w:numPr>
            <w:ind w:left="720" w:hanging="360"/>
          </w:pPr>
        </w:pPrChange>
      </w:pPr>
      <w:r w:rsidRPr="000157F4">
        <w:rPr>
          <w:i w:val="0"/>
          <w:color w:val="auto"/>
          <w:sz w:val="22"/>
        </w:rPr>
        <w:t>List&lt;GeoFence&gt; getGeoFences()</w:t>
      </w:r>
    </w:p>
    <w:p w14:paraId="1611B855" w14:textId="5097CBD4" w:rsidR="000157F4" w:rsidRPr="000157F4" w:rsidRDefault="000157F4" w:rsidP="00FC4C14">
      <w:pPr>
        <w:pStyle w:val="InstructionalText"/>
        <w:numPr>
          <w:ilvl w:val="0"/>
          <w:numId w:val="42"/>
        </w:numPr>
        <w:rPr>
          <w:i w:val="0"/>
          <w:color w:val="auto"/>
          <w:sz w:val="22"/>
        </w:rPr>
        <w:pPrChange w:id="821" w:author="Heinrich, Danielle - heidl003" w:date="2017-10-26T22:32:00Z">
          <w:pPr>
            <w:pStyle w:val="InstructionalText"/>
            <w:numPr>
              <w:numId w:val="47"/>
            </w:numPr>
            <w:ind w:left="720" w:hanging="360"/>
          </w:pPr>
        </w:pPrChange>
      </w:pPr>
      <w:r w:rsidRPr="000157F4">
        <w:rPr>
          <w:i w:val="0"/>
          <w:color w:val="auto"/>
          <w:sz w:val="22"/>
        </w:rPr>
        <w:t>GeoFence addGeoFence(GeoFence geoFence)</w:t>
      </w:r>
    </w:p>
    <w:p w14:paraId="6E8DD0A1" w14:textId="44BF26EC" w:rsidR="000157F4" w:rsidRPr="000157F4" w:rsidRDefault="000157F4" w:rsidP="00FC4C14">
      <w:pPr>
        <w:pStyle w:val="InstructionalText"/>
        <w:numPr>
          <w:ilvl w:val="0"/>
          <w:numId w:val="42"/>
        </w:numPr>
        <w:rPr>
          <w:i w:val="0"/>
          <w:color w:val="auto"/>
          <w:sz w:val="22"/>
        </w:rPr>
        <w:pPrChange w:id="822" w:author="Heinrich, Danielle - heidl003" w:date="2017-10-26T22:32:00Z">
          <w:pPr>
            <w:pStyle w:val="InstructionalText"/>
            <w:numPr>
              <w:numId w:val="47"/>
            </w:numPr>
            <w:ind w:left="720" w:hanging="360"/>
          </w:pPr>
        </w:pPrChange>
      </w:pPr>
      <w:r w:rsidRPr="000157F4">
        <w:rPr>
          <w:i w:val="0"/>
          <w:color w:val="auto"/>
          <w:sz w:val="22"/>
        </w:rPr>
        <w:t>GeoFence updateGeoFence(GeoFence geoFence)</w:t>
      </w:r>
    </w:p>
    <w:p w14:paraId="269A92AC" w14:textId="16463BE9" w:rsidR="000157F4" w:rsidRPr="000157F4" w:rsidRDefault="000157F4" w:rsidP="00FC4C14">
      <w:pPr>
        <w:pStyle w:val="InstructionalText"/>
        <w:numPr>
          <w:ilvl w:val="0"/>
          <w:numId w:val="42"/>
        </w:numPr>
        <w:rPr>
          <w:i w:val="0"/>
          <w:color w:val="auto"/>
          <w:sz w:val="22"/>
        </w:rPr>
        <w:pPrChange w:id="823" w:author="Heinrich, Danielle - heidl003" w:date="2017-10-26T22:32:00Z">
          <w:pPr>
            <w:pStyle w:val="InstructionalText"/>
            <w:numPr>
              <w:numId w:val="47"/>
            </w:numPr>
            <w:ind w:left="720" w:hanging="360"/>
          </w:pPr>
        </w:pPrChange>
      </w:pPr>
      <w:r w:rsidRPr="000157F4">
        <w:rPr>
          <w:i w:val="0"/>
          <w:color w:val="auto"/>
          <w:sz w:val="22"/>
        </w:rPr>
        <w:t>GeoFence removeGeoFence(GeoFence geoFence)</w:t>
      </w:r>
    </w:p>
    <w:p w14:paraId="0D44B822" w14:textId="5FDB62FC" w:rsidR="000157F4" w:rsidRPr="000157F4" w:rsidRDefault="000157F4" w:rsidP="00FC4C14">
      <w:pPr>
        <w:pStyle w:val="InstructionalText"/>
        <w:numPr>
          <w:ilvl w:val="0"/>
          <w:numId w:val="42"/>
        </w:numPr>
        <w:rPr>
          <w:i w:val="0"/>
          <w:color w:val="auto"/>
          <w:sz w:val="22"/>
        </w:rPr>
        <w:pPrChange w:id="824" w:author="Heinrich, Danielle - heidl003" w:date="2017-10-26T22:32:00Z">
          <w:pPr>
            <w:pStyle w:val="InstructionalText"/>
            <w:numPr>
              <w:numId w:val="47"/>
            </w:numPr>
            <w:ind w:left="720" w:hanging="360"/>
          </w:pPr>
        </w:pPrChange>
      </w:pPr>
      <w:r w:rsidRPr="000157F4">
        <w:rPr>
          <w:i w:val="0"/>
          <w:color w:val="auto"/>
          <w:sz w:val="22"/>
        </w:rPr>
        <w:t>Map&lt;User, Boolean&gt; getGeoFenceShare(GeoFence geoFence)</w:t>
      </w:r>
    </w:p>
    <w:p w14:paraId="02BA3764" w14:textId="2377C93C" w:rsidR="000157F4" w:rsidRPr="000157F4" w:rsidRDefault="000157F4" w:rsidP="00FC4C14">
      <w:pPr>
        <w:pStyle w:val="InstructionalText"/>
        <w:numPr>
          <w:ilvl w:val="0"/>
          <w:numId w:val="42"/>
        </w:numPr>
        <w:rPr>
          <w:i w:val="0"/>
          <w:color w:val="auto"/>
          <w:sz w:val="22"/>
        </w:rPr>
        <w:pPrChange w:id="825" w:author="Heinrich, Danielle - heidl003" w:date="2017-10-26T22:32:00Z">
          <w:pPr>
            <w:pStyle w:val="InstructionalText"/>
            <w:numPr>
              <w:numId w:val="47"/>
            </w:numPr>
            <w:ind w:left="720" w:hanging="360"/>
          </w:pPr>
        </w:pPrChange>
      </w:pPr>
      <w:r w:rsidRPr="000157F4">
        <w:rPr>
          <w:i w:val="0"/>
          <w:color w:val="auto"/>
          <w:sz w:val="22"/>
        </w:rPr>
        <w:t>void saveGeoFenceShare(GeoFence geoFence, Map&lt;User, Boolean&gt; share)</w:t>
      </w:r>
    </w:p>
    <w:p w14:paraId="38468F89" w14:textId="162547C0" w:rsidR="000157F4" w:rsidRPr="000157F4" w:rsidRDefault="000157F4" w:rsidP="00FC4C14">
      <w:pPr>
        <w:pStyle w:val="InstructionalText"/>
        <w:numPr>
          <w:ilvl w:val="0"/>
          <w:numId w:val="42"/>
        </w:numPr>
        <w:rPr>
          <w:i w:val="0"/>
          <w:color w:val="auto"/>
          <w:sz w:val="22"/>
        </w:rPr>
        <w:pPrChange w:id="826" w:author="Heinrich, Danielle - heidl003" w:date="2017-10-26T22:32:00Z">
          <w:pPr>
            <w:pStyle w:val="InstructionalText"/>
            <w:numPr>
              <w:numId w:val="47"/>
            </w:numPr>
            <w:ind w:left="720" w:hanging="360"/>
          </w:pPr>
        </w:pPrChange>
      </w:pPr>
      <w:r w:rsidRPr="000157F4">
        <w:rPr>
          <w:i w:val="0"/>
          <w:color w:val="auto"/>
          <w:sz w:val="22"/>
        </w:rPr>
        <w:t>String sendCommand(Command command)</w:t>
      </w:r>
    </w:p>
    <w:p w14:paraId="63502E95" w14:textId="7DEA4C14" w:rsidR="000157F4" w:rsidRPr="000157F4" w:rsidRDefault="000157F4" w:rsidP="000157F4">
      <w:pPr>
        <w:pStyle w:val="InstructionalText"/>
        <w:rPr>
          <w:i w:val="0"/>
          <w:color w:val="auto"/>
          <w:sz w:val="22"/>
        </w:rPr>
      </w:pPr>
      <w:r w:rsidRPr="000157F4">
        <w:rPr>
          <w:i w:val="0"/>
          <w:color w:val="auto"/>
          <w:sz w:val="22"/>
        </w:rPr>
        <w:t>An additional method was also added at the request of the project sponsor, which allows the user to access all location data messages in TLT-2H protocol format:</w:t>
      </w:r>
    </w:p>
    <w:p w14:paraId="1617F8CD" w14:textId="77777777" w:rsidR="000157F4" w:rsidRPr="000157F4" w:rsidRDefault="000157F4" w:rsidP="00FC4C14">
      <w:pPr>
        <w:pStyle w:val="InstructionalText"/>
        <w:numPr>
          <w:ilvl w:val="0"/>
          <w:numId w:val="43"/>
        </w:numPr>
        <w:rPr>
          <w:i w:val="0"/>
          <w:color w:val="auto"/>
          <w:sz w:val="22"/>
        </w:rPr>
        <w:pPrChange w:id="827" w:author="Heinrich, Danielle - heidl003" w:date="2017-10-26T22:32:00Z">
          <w:pPr>
            <w:pStyle w:val="InstructionalText"/>
            <w:numPr>
              <w:numId w:val="48"/>
            </w:numPr>
            <w:ind w:left="720" w:hanging="360"/>
          </w:pPr>
        </w:pPrChange>
      </w:pPr>
      <w:r w:rsidRPr="000157F4">
        <w:rPr>
          <w:i w:val="0"/>
          <w:color w:val="auto"/>
          <w:sz w:val="22"/>
        </w:rPr>
        <w:t>List&lt;String&gt; getAllMessages(Date from, Date to)</w:t>
      </w:r>
    </w:p>
    <w:p w14:paraId="30B08ED0" w14:textId="0CF55795" w:rsidR="000157F4" w:rsidRPr="000157F4" w:rsidRDefault="00856132" w:rsidP="000157F4">
      <w:pPr>
        <w:pStyle w:val="InstructionalText"/>
        <w:rPr>
          <w:i w:val="0"/>
          <w:color w:val="auto"/>
          <w:sz w:val="22"/>
        </w:rPr>
      </w:pPr>
      <w:r>
        <w:rPr>
          <w:i w:val="0"/>
          <w:color w:val="auto"/>
          <w:sz w:val="22"/>
        </w:rPr>
        <w:t>An example of its usage follows:</w:t>
      </w:r>
    </w:p>
    <w:p w14:paraId="0063A033" w14:textId="77777777" w:rsidR="000157F4" w:rsidRPr="000157F4" w:rsidRDefault="000157F4" w:rsidP="00FC4C14">
      <w:pPr>
        <w:pStyle w:val="InstructionalText"/>
        <w:numPr>
          <w:ilvl w:val="0"/>
          <w:numId w:val="43"/>
        </w:numPr>
        <w:rPr>
          <w:i w:val="0"/>
          <w:color w:val="auto"/>
          <w:sz w:val="22"/>
        </w:rPr>
        <w:pPrChange w:id="828" w:author="Heinrich, Danielle - heidl003" w:date="2017-10-26T22:32:00Z">
          <w:pPr>
            <w:pStyle w:val="InstructionalText"/>
            <w:numPr>
              <w:numId w:val="48"/>
            </w:numPr>
            <w:ind w:left="720" w:hanging="360"/>
          </w:pPr>
        </w:pPrChange>
      </w:pPr>
      <w:r w:rsidRPr="000157F4">
        <w:rPr>
          <w:i w:val="0"/>
          <w:color w:val="auto"/>
          <w:sz w:val="22"/>
        </w:rPr>
        <w:t>http://&lt;SERVER IP ADDRESS&gt;:&lt;SERVER PORT&gt;/traccar/rest/getAllMessages?payload=[&lt;FROM&gt;,&lt;TO&gt;]</w:t>
      </w:r>
    </w:p>
    <w:p w14:paraId="5D5E31E8" w14:textId="580EA33E" w:rsidR="00E27B42" w:rsidRDefault="000157F4" w:rsidP="00FC4C14">
      <w:pPr>
        <w:pStyle w:val="InstructionalText"/>
        <w:numPr>
          <w:ilvl w:val="0"/>
          <w:numId w:val="43"/>
        </w:numPr>
        <w:rPr>
          <w:i w:val="0"/>
          <w:color w:val="auto"/>
          <w:sz w:val="22"/>
        </w:rPr>
        <w:pPrChange w:id="829" w:author="Heinrich, Danielle - heidl003" w:date="2017-10-26T22:32:00Z">
          <w:pPr>
            <w:pStyle w:val="InstructionalText"/>
            <w:numPr>
              <w:numId w:val="48"/>
            </w:numPr>
            <w:ind w:left="720" w:hanging="360"/>
          </w:pPr>
        </w:pPrChange>
      </w:pPr>
      <w:r w:rsidRPr="000157F4">
        <w:rPr>
          <w:i w:val="0"/>
          <w:color w:val="auto"/>
          <w:sz w:val="22"/>
        </w:rPr>
        <w:t>http://&lt;SERVER IP ADDRESS&gt;:&lt;SERVER PORT&gt;/traccar/rest/getAllMessages?payload=[%222015-01-01%2000:00:00%20GMT%22,%222018-01-01%2023:59:59%20GMT%22]</w:t>
      </w:r>
    </w:p>
    <w:p w14:paraId="44995FEF" w14:textId="77777777" w:rsidR="00856132" w:rsidRPr="00856132" w:rsidRDefault="00856132" w:rsidP="00856132">
      <w:pPr>
        <w:pStyle w:val="BodyText"/>
        <w:rPr>
          <w:lang w:eastAsia="ar-SA"/>
        </w:rPr>
      </w:pPr>
    </w:p>
    <w:p w14:paraId="01AD6A60" w14:textId="77777777" w:rsidR="00E27B42" w:rsidRDefault="00E27B42" w:rsidP="000E5330">
      <w:pPr>
        <w:pStyle w:val="Heading3"/>
      </w:pPr>
      <w:bookmarkStart w:id="830" w:name="_Toc403385961"/>
      <w:bookmarkStart w:id="831" w:name="_Toc496820107"/>
      <w:r>
        <w:t>User Interface Design</w:t>
      </w:r>
      <w:bookmarkEnd w:id="830"/>
      <w:bookmarkEnd w:id="831"/>
    </w:p>
    <w:p w14:paraId="3109DC10" w14:textId="496BE3DA" w:rsidR="002E0964" w:rsidRPr="00211F4D" w:rsidRDefault="002E0964" w:rsidP="00E27B42">
      <w:pPr>
        <w:pStyle w:val="InstructionalText"/>
        <w:rPr>
          <w:i w:val="0"/>
          <w:color w:val="auto"/>
          <w:sz w:val="22"/>
          <w:szCs w:val="22"/>
        </w:rPr>
      </w:pPr>
      <w:r w:rsidRPr="00211F4D">
        <w:rPr>
          <w:i w:val="0"/>
          <w:color w:val="auto"/>
          <w:sz w:val="22"/>
          <w:szCs w:val="22"/>
        </w:rPr>
        <w:t xml:space="preserve">A Before and After document was created to illustrate the differences in the Traccar Client and Traccar Web UI interface before and after development. The primary goal of the interface design was to meet all the requirements of the project sponsor, while also removing any interface options that were in excess of requirements. The notable deletions from the interface were </w:t>
      </w:r>
      <w:r w:rsidR="00211F4D" w:rsidRPr="00211F4D">
        <w:rPr>
          <w:i w:val="0"/>
          <w:color w:val="auto"/>
          <w:sz w:val="22"/>
          <w:szCs w:val="22"/>
        </w:rPr>
        <w:t xml:space="preserve">vehicle </w:t>
      </w:r>
      <w:r w:rsidRPr="00211F4D">
        <w:rPr>
          <w:i w:val="0"/>
          <w:color w:val="auto"/>
          <w:sz w:val="22"/>
          <w:szCs w:val="22"/>
        </w:rPr>
        <w:t xml:space="preserve">maintenance records, notifications </w:t>
      </w:r>
      <w:r w:rsidR="00211F4D" w:rsidRPr="00211F4D">
        <w:rPr>
          <w:i w:val="0"/>
          <w:color w:val="auto"/>
          <w:sz w:val="22"/>
          <w:szCs w:val="22"/>
        </w:rPr>
        <w:t>and sensor information.</w:t>
      </w:r>
      <w:r w:rsidR="00211F4D">
        <w:rPr>
          <w:i w:val="0"/>
          <w:color w:val="auto"/>
          <w:sz w:val="22"/>
          <w:szCs w:val="22"/>
        </w:rPr>
        <w:t xml:space="preserve"> A copy of the Before and After document can be found in Appendix D.</w:t>
      </w:r>
    </w:p>
    <w:p w14:paraId="6774684F" w14:textId="77777777" w:rsidR="00E27B42" w:rsidRPr="00BF5F65" w:rsidRDefault="00E27B42" w:rsidP="00211F4D">
      <w:pPr>
        <w:pStyle w:val="BackMatterHeading"/>
        <w:jc w:val="left"/>
      </w:pPr>
      <w:bookmarkStart w:id="832" w:name="_Toc396111627"/>
      <w:bookmarkStart w:id="833" w:name="AppA"/>
      <w:bookmarkStart w:id="834" w:name="_Toc443996751"/>
      <w:bookmarkStart w:id="835" w:name="_Toc444160454"/>
      <w:bookmarkStart w:id="836" w:name="_Toc490026795"/>
      <w:bookmarkStart w:id="837" w:name="FEAReferenceModel"/>
      <w:bookmarkStart w:id="838" w:name="_Toc395081362"/>
      <w:bookmarkStart w:id="839" w:name="_Toc395092000"/>
      <w:bookmarkStart w:id="840" w:name="_Toc395093009"/>
      <w:bookmarkStart w:id="841" w:name="_Toc395095146"/>
      <w:bookmarkStart w:id="842" w:name="_Toc395107345"/>
      <w:bookmarkStart w:id="843" w:name="_Toc395163185"/>
      <w:bookmarkStart w:id="844" w:name="_Toc395165903"/>
      <w:bookmarkStart w:id="845" w:name="_Toc395166938"/>
      <w:bookmarkStart w:id="846" w:name="_Toc395168739"/>
      <w:bookmarkStart w:id="847" w:name="_Toc395170179"/>
      <w:bookmarkStart w:id="848" w:name="_Toc395769966"/>
      <w:bookmarkStart w:id="849" w:name="_Toc395773787"/>
      <w:bookmarkStart w:id="850" w:name="_Toc395775526"/>
      <w:bookmarkStart w:id="851" w:name="_Toc395779302"/>
      <w:bookmarkStart w:id="852" w:name="_Toc395780408"/>
      <w:bookmarkStart w:id="853" w:name="_Toc395792887"/>
      <w:bookmarkStart w:id="854" w:name="_Toc403385974"/>
      <w:bookmarkStart w:id="855" w:name="RecordOfChanges"/>
      <w:bookmarkStart w:id="856" w:name="_Toc496820108"/>
      <w:bookmarkEnd w:id="410"/>
      <w:bookmarkEnd w:id="411"/>
      <w:bookmarkEnd w:id="412"/>
      <w:bookmarkEnd w:id="413"/>
      <w:bookmarkEnd w:id="414"/>
      <w:r>
        <w:lastRenderedPageBreak/>
        <w:t xml:space="preserve">Appendix A: </w:t>
      </w:r>
      <w:r w:rsidRPr="00BF5F65">
        <w:t>Record of Changes</w:t>
      </w:r>
      <w:bookmarkEnd w:id="832"/>
      <w:bookmarkEnd w:id="833"/>
      <w:bookmarkEnd w:id="834"/>
      <w:bookmarkEnd w:id="835"/>
      <w:bookmarkEnd w:id="856"/>
    </w:p>
    <w:tbl>
      <w:tblPr>
        <w:tblStyle w:val="TableGrid"/>
        <w:tblW w:w="5000" w:type="pct"/>
        <w:tblLook w:val="0000" w:firstRow="0" w:lastRow="0" w:firstColumn="0" w:lastColumn="0" w:noHBand="0" w:noVBand="0"/>
        <w:tblCaption w:val="Record of Changes"/>
        <w:tblDescription w:val="This table provides the following information about each change to this document:&#10;&#10;Version Number&#10;Date&#10;Author/Owner&#10;Description of Change"/>
      </w:tblPr>
      <w:tblGrid>
        <w:gridCol w:w="2209"/>
        <w:gridCol w:w="2152"/>
        <w:gridCol w:w="1943"/>
        <w:gridCol w:w="3046"/>
      </w:tblGrid>
      <w:tr w:rsidR="00E27B42" w:rsidRPr="000E5004" w14:paraId="03477D7B" w14:textId="77777777" w:rsidTr="00146B4C">
        <w:trPr>
          <w:cantSplit/>
          <w:tblHeader/>
        </w:trPr>
        <w:tc>
          <w:tcPr>
            <w:tcW w:w="1181" w:type="pct"/>
            <w:shd w:val="clear" w:color="auto" w:fill="1F497D"/>
            <w:vAlign w:val="center"/>
          </w:tcPr>
          <w:p w14:paraId="5E174412" w14:textId="77777777" w:rsidR="00E27B42" w:rsidRPr="00956C5C" w:rsidRDefault="00E27B42" w:rsidP="00E27B42">
            <w:pPr>
              <w:pStyle w:val="TableText10HeaderCenter"/>
            </w:pPr>
            <w:r w:rsidRPr="00956C5C">
              <w:t>Version</w:t>
            </w:r>
            <w:r>
              <w:t xml:space="preserve"> </w:t>
            </w:r>
            <w:r w:rsidRPr="00956C5C">
              <w:t>Number</w:t>
            </w:r>
          </w:p>
        </w:tc>
        <w:tc>
          <w:tcPr>
            <w:tcW w:w="1151" w:type="pct"/>
            <w:shd w:val="clear" w:color="auto" w:fill="1F497D"/>
            <w:vAlign w:val="center"/>
          </w:tcPr>
          <w:p w14:paraId="3D9B5AFA" w14:textId="77777777" w:rsidR="00E27B42" w:rsidRPr="00956C5C" w:rsidRDefault="00E27B42" w:rsidP="00E27B42">
            <w:pPr>
              <w:pStyle w:val="TableText10HeaderCenter"/>
            </w:pPr>
            <w:r w:rsidRPr="00956C5C">
              <w:t>Date</w:t>
            </w:r>
          </w:p>
        </w:tc>
        <w:tc>
          <w:tcPr>
            <w:tcW w:w="1039" w:type="pct"/>
            <w:shd w:val="clear" w:color="auto" w:fill="1F497D"/>
            <w:vAlign w:val="center"/>
          </w:tcPr>
          <w:p w14:paraId="0BFE0D01" w14:textId="77777777" w:rsidR="00E27B42" w:rsidRPr="00A3688F" w:rsidRDefault="00E27B42" w:rsidP="00E27B42">
            <w:pPr>
              <w:pStyle w:val="TableText10HeaderCenter"/>
            </w:pPr>
            <w:r>
              <w:t>Author</w:t>
            </w:r>
            <w:r w:rsidRPr="00956C5C">
              <w:t>/</w:t>
            </w:r>
            <w:r w:rsidRPr="00A3688F">
              <w:t>Owner</w:t>
            </w:r>
          </w:p>
        </w:tc>
        <w:tc>
          <w:tcPr>
            <w:tcW w:w="1629" w:type="pct"/>
            <w:shd w:val="clear" w:color="auto" w:fill="1F497D"/>
            <w:vAlign w:val="center"/>
          </w:tcPr>
          <w:p w14:paraId="2C458D39" w14:textId="77777777" w:rsidR="00E27B42" w:rsidRPr="00956C5C" w:rsidRDefault="00E27B42" w:rsidP="00E27B42">
            <w:pPr>
              <w:pStyle w:val="TableText10HeaderCenter"/>
            </w:pPr>
            <w:r w:rsidRPr="00956C5C">
              <w:t>Description of Change</w:t>
            </w:r>
          </w:p>
        </w:tc>
      </w:tr>
      <w:tr w:rsidR="00E27B42" w14:paraId="52FCC017" w14:textId="77777777" w:rsidTr="00146B4C">
        <w:trPr>
          <w:cantSplit/>
        </w:trPr>
        <w:tc>
          <w:tcPr>
            <w:tcW w:w="1181" w:type="pct"/>
          </w:tcPr>
          <w:p w14:paraId="68A58CE1" w14:textId="610A14F1" w:rsidR="00E27B42" w:rsidRPr="00070634" w:rsidRDefault="00070634" w:rsidP="00E27B42">
            <w:pPr>
              <w:pStyle w:val="InstructionalTextTableText10"/>
              <w:rPr>
                <w:i w:val="0"/>
                <w:color w:val="auto"/>
                <w:sz w:val="22"/>
                <w:szCs w:val="22"/>
              </w:rPr>
            </w:pPr>
            <w:r w:rsidRPr="00070634">
              <w:rPr>
                <w:i w:val="0"/>
                <w:color w:val="auto"/>
                <w:sz w:val="22"/>
                <w:szCs w:val="22"/>
              </w:rPr>
              <w:t>1.0</w:t>
            </w:r>
          </w:p>
        </w:tc>
        <w:tc>
          <w:tcPr>
            <w:tcW w:w="1151" w:type="pct"/>
          </w:tcPr>
          <w:p w14:paraId="321A9298" w14:textId="5B022592" w:rsidR="00E27B42" w:rsidRPr="00070634" w:rsidRDefault="00070634" w:rsidP="00E27B42">
            <w:pPr>
              <w:pStyle w:val="InstructionalTextTableText10"/>
              <w:rPr>
                <w:i w:val="0"/>
                <w:color w:val="auto"/>
                <w:sz w:val="22"/>
                <w:szCs w:val="22"/>
              </w:rPr>
            </w:pPr>
            <w:r w:rsidRPr="00070634">
              <w:rPr>
                <w:i w:val="0"/>
                <w:color w:val="auto"/>
                <w:sz w:val="22"/>
                <w:szCs w:val="22"/>
              </w:rPr>
              <w:t>17 October 2017</w:t>
            </w:r>
          </w:p>
        </w:tc>
        <w:tc>
          <w:tcPr>
            <w:tcW w:w="1039" w:type="pct"/>
          </w:tcPr>
          <w:p w14:paraId="4076AF8E" w14:textId="6BFDC77F" w:rsidR="00E27B42" w:rsidRPr="00070634" w:rsidRDefault="00070634" w:rsidP="00E27B42">
            <w:pPr>
              <w:pStyle w:val="InstructionalTextTableText10"/>
              <w:rPr>
                <w:i w:val="0"/>
                <w:color w:val="auto"/>
                <w:sz w:val="22"/>
                <w:szCs w:val="22"/>
              </w:rPr>
            </w:pPr>
            <w:r w:rsidRPr="00070634">
              <w:rPr>
                <w:i w:val="0"/>
                <w:color w:val="auto"/>
                <w:sz w:val="22"/>
                <w:szCs w:val="22"/>
              </w:rPr>
              <w:t>Danielle Heinrich</w:t>
            </w:r>
          </w:p>
        </w:tc>
        <w:tc>
          <w:tcPr>
            <w:tcW w:w="1629" w:type="pct"/>
          </w:tcPr>
          <w:p w14:paraId="2439A85D" w14:textId="70F4AD57" w:rsidR="00E27B42" w:rsidRPr="00070634" w:rsidRDefault="00070634" w:rsidP="00E27B42">
            <w:pPr>
              <w:pStyle w:val="InstructionalTextTableText10"/>
              <w:rPr>
                <w:i w:val="0"/>
                <w:color w:val="auto"/>
                <w:sz w:val="22"/>
                <w:szCs w:val="22"/>
              </w:rPr>
            </w:pPr>
            <w:r w:rsidRPr="00070634">
              <w:rPr>
                <w:i w:val="0"/>
                <w:color w:val="auto"/>
                <w:sz w:val="22"/>
                <w:szCs w:val="22"/>
              </w:rPr>
              <w:t>First draft</w:t>
            </w:r>
          </w:p>
        </w:tc>
      </w:tr>
      <w:tr w:rsidR="00407C87" w14:paraId="2E14D18C" w14:textId="77777777" w:rsidTr="00146B4C">
        <w:trPr>
          <w:cantSplit/>
        </w:trPr>
        <w:tc>
          <w:tcPr>
            <w:tcW w:w="1181" w:type="pct"/>
          </w:tcPr>
          <w:p w14:paraId="3DA17B78" w14:textId="0B7063B3" w:rsidR="00407C87" w:rsidRPr="00070634" w:rsidRDefault="00407C87" w:rsidP="00E27B42">
            <w:pPr>
              <w:pStyle w:val="InstructionalTextTableText10"/>
              <w:rPr>
                <w:i w:val="0"/>
                <w:color w:val="auto"/>
                <w:sz w:val="22"/>
                <w:szCs w:val="22"/>
              </w:rPr>
            </w:pPr>
            <w:r>
              <w:rPr>
                <w:i w:val="0"/>
                <w:color w:val="auto"/>
                <w:sz w:val="22"/>
                <w:szCs w:val="22"/>
              </w:rPr>
              <w:t>2.0</w:t>
            </w:r>
          </w:p>
        </w:tc>
        <w:tc>
          <w:tcPr>
            <w:tcW w:w="1151" w:type="pct"/>
          </w:tcPr>
          <w:p w14:paraId="770A6FC0" w14:textId="6DE01B90" w:rsidR="00407C87" w:rsidRPr="00070634" w:rsidRDefault="00407C87" w:rsidP="00E27B42">
            <w:pPr>
              <w:pStyle w:val="InstructionalTextTableText10"/>
              <w:rPr>
                <w:i w:val="0"/>
                <w:color w:val="auto"/>
                <w:sz w:val="22"/>
                <w:szCs w:val="22"/>
              </w:rPr>
            </w:pPr>
            <w:r>
              <w:rPr>
                <w:i w:val="0"/>
                <w:color w:val="auto"/>
                <w:sz w:val="22"/>
                <w:szCs w:val="22"/>
              </w:rPr>
              <w:t>26 October 2017</w:t>
            </w:r>
          </w:p>
        </w:tc>
        <w:tc>
          <w:tcPr>
            <w:tcW w:w="1039" w:type="pct"/>
          </w:tcPr>
          <w:p w14:paraId="666E0BB0" w14:textId="6D375D5E" w:rsidR="00407C87" w:rsidRPr="00070634" w:rsidRDefault="00407C87" w:rsidP="00E27B42">
            <w:pPr>
              <w:pStyle w:val="InstructionalTextTableText10"/>
              <w:rPr>
                <w:i w:val="0"/>
                <w:color w:val="auto"/>
                <w:sz w:val="22"/>
                <w:szCs w:val="22"/>
              </w:rPr>
            </w:pPr>
            <w:r>
              <w:rPr>
                <w:i w:val="0"/>
                <w:color w:val="auto"/>
                <w:sz w:val="22"/>
                <w:szCs w:val="22"/>
              </w:rPr>
              <w:t>Danielle Heinrich</w:t>
            </w:r>
          </w:p>
        </w:tc>
        <w:tc>
          <w:tcPr>
            <w:tcW w:w="1629" w:type="pct"/>
          </w:tcPr>
          <w:p w14:paraId="26C3515B" w14:textId="7040E99C" w:rsidR="00407C87" w:rsidRPr="00070634" w:rsidRDefault="00407C87" w:rsidP="00E27B42">
            <w:pPr>
              <w:pStyle w:val="InstructionalTextTableText10"/>
              <w:rPr>
                <w:i w:val="0"/>
                <w:color w:val="auto"/>
                <w:sz w:val="22"/>
                <w:szCs w:val="22"/>
              </w:rPr>
            </w:pPr>
            <w:r>
              <w:rPr>
                <w:i w:val="0"/>
                <w:color w:val="auto"/>
                <w:sz w:val="22"/>
                <w:szCs w:val="22"/>
              </w:rPr>
              <w:t>Revised</w:t>
            </w:r>
          </w:p>
        </w:tc>
      </w:tr>
    </w:tbl>
    <w:p w14:paraId="6840C726" w14:textId="28A2ABDA" w:rsidR="00C02266" w:rsidRDefault="00C02266" w:rsidP="00C02266">
      <w:pPr>
        <w:pStyle w:val="Caption"/>
      </w:pPr>
      <w:r>
        <w:t xml:space="preserve">Table </w:t>
      </w:r>
      <w:r>
        <w:fldChar w:fldCharType="begin"/>
      </w:r>
      <w:r>
        <w:instrText xml:space="preserve"> SEQ Table \* ARABIC </w:instrText>
      </w:r>
      <w:r>
        <w:fldChar w:fldCharType="separate"/>
      </w:r>
      <w:r>
        <w:rPr>
          <w:noProof/>
        </w:rPr>
        <w:t>43</w:t>
      </w:r>
      <w:r>
        <w:fldChar w:fldCharType="end"/>
      </w:r>
      <w:r>
        <w:t>:</w:t>
      </w:r>
      <w:r>
        <w:t xml:space="preserve"> Record of Changes</w:t>
      </w:r>
    </w:p>
    <w:p w14:paraId="14EDD752" w14:textId="77777777" w:rsidR="00E27B42" w:rsidRDefault="00E27B42" w:rsidP="00E27B42">
      <w:pPr>
        <w:pStyle w:val="BodyText"/>
      </w:pPr>
    </w:p>
    <w:p w14:paraId="036A2EBF" w14:textId="77777777" w:rsidR="00E27B42" w:rsidRPr="00BF5F65" w:rsidRDefault="00E27B42" w:rsidP="00E27B42">
      <w:pPr>
        <w:pStyle w:val="BackMatterHeading"/>
      </w:pPr>
      <w:bookmarkStart w:id="857" w:name="_Toc396111628"/>
      <w:bookmarkStart w:id="858" w:name="AppB"/>
      <w:bookmarkStart w:id="859" w:name="_Toc443996752"/>
      <w:bookmarkStart w:id="860" w:name="_Toc444160455"/>
      <w:bookmarkStart w:id="861" w:name="_Toc496820109"/>
      <w:r>
        <w:lastRenderedPageBreak/>
        <w:t xml:space="preserve">Appendix B: </w:t>
      </w:r>
      <w:r w:rsidRPr="00BF5F65">
        <w:t>Acronyms</w:t>
      </w:r>
      <w:bookmarkEnd w:id="857"/>
      <w:bookmarkEnd w:id="858"/>
      <w:bookmarkEnd w:id="859"/>
      <w:bookmarkEnd w:id="860"/>
      <w:bookmarkEnd w:id="861"/>
    </w:p>
    <w:tbl>
      <w:tblPr>
        <w:tblStyle w:val="TableGrid"/>
        <w:tblW w:w="5000" w:type="pct"/>
        <w:tblLook w:val="0000" w:firstRow="0" w:lastRow="0" w:firstColumn="0" w:lastColumn="0" w:noHBand="0" w:noVBand="0"/>
        <w:tblCaption w:val="Acronyms"/>
        <w:tblDescription w:val="This table presents acronyms and literal translations in two columns."/>
      </w:tblPr>
      <w:tblGrid>
        <w:gridCol w:w="1369"/>
        <w:gridCol w:w="7981"/>
      </w:tblGrid>
      <w:tr w:rsidR="00E27B42" w:rsidRPr="00FC1443" w14:paraId="0A74CF5C" w14:textId="77777777" w:rsidTr="003313C1">
        <w:trPr>
          <w:cantSplit/>
          <w:tblHeader/>
        </w:trPr>
        <w:tc>
          <w:tcPr>
            <w:tcW w:w="732" w:type="pct"/>
            <w:shd w:val="clear" w:color="auto" w:fill="1F497D"/>
            <w:vAlign w:val="center"/>
          </w:tcPr>
          <w:p w14:paraId="57AED1C2" w14:textId="77777777" w:rsidR="00E27B42" w:rsidRPr="00FC1443" w:rsidRDefault="00E27B42" w:rsidP="00E27B42">
            <w:pPr>
              <w:pStyle w:val="TableText10HeaderCenter"/>
            </w:pPr>
            <w:r w:rsidRPr="00FC1443">
              <w:t>Acronym</w:t>
            </w:r>
          </w:p>
        </w:tc>
        <w:tc>
          <w:tcPr>
            <w:tcW w:w="4268" w:type="pct"/>
            <w:shd w:val="clear" w:color="auto" w:fill="1F497D"/>
            <w:vAlign w:val="center"/>
          </w:tcPr>
          <w:p w14:paraId="68B1DCE9" w14:textId="77777777" w:rsidR="00E27B42" w:rsidRPr="00FC1443" w:rsidRDefault="00E27B42" w:rsidP="00E27B42">
            <w:pPr>
              <w:pStyle w:val="TableText10HeaderCenter"/>
            </w:pPr>
            <w:r w:rsidRPr="00FC1443">
              <w:t>Literal Translation</w:t>
            </w:r>
          </w:p>
        </w:tc>
      </w:tr>
      <w:tr w:rsidR="003313C1" w:rsidRPr="00FC1443" w14:paraId="495AA190" w14:textId="77777777" w:rsidTr="003313C1">
        <w:trPr>
          <w:cantSplit/>
        </w:trPr>
        <w:tc>
          <w:tcPr>
            <w:tcW w:w="732" w:type="pct"/>
          </w:tcPr>
          <w:p w14:paraId="3E43A170" w14:textId="3CD53C26" w:rsidR="003313C1" w:rsidRPr="00FC1443" w:rsidRDefault="003313C1" w:rsidP="003313C1">
            <w:pPr>
              <w:pStyle w:val="InstructionalTextTableText10"/>
            </w:pPr>
            <w:r w:rsidRPr="0044183B">
              <w:rPr>
                <w:i w:val="0"/>
                <w:color w:val="auto"/>
                <w:sz w:val="22"/>
                <w:szCs w:val="22"/>
              </w:rPr>
              <w:t>CPU</w:t>
            </w:r>
          </w:p>
        </w:tc>
        <w:tc>
          <w:tcPr>
            <w:tcW w:w="4268" w:type="pct"/>
          </w:tcPr>
          <w:p w14:paraId="43951530" w14:textId="06FF77FE" w:rsidR="003313C1" w:rsidRPr="00FC1443" w:rsidRDefault="003313C1" w:rsidP="003313C1">
            <w:pPr>
              <w:pStyle w:val="InstructionalTextTableText10"/>
            </w:pPr>
            <w:r w:rsidRPr="0044183B">
              <w:rPr>
                <w:i w:val="0"/>
                <w:color w:val="auto"/>
                <w:sz w:val="22"/>
                <w:szCs w:val="22"/>
              </w:rPr>
              <w:t>Central Processing Unit</w:t>
            </w:r>
          </w:p>
        </w:tc>
      </w:tr>
      <w:tr w:rsidR="003313C1" w:rsidRPr="00FC1443" w14:paraId="166E43FE" w14:textId="77777777" w:rsidTr="003313C1">
        <w:trPr>
          <w:cantSplit/>
        </w:trPr>
        <w:tc>
          <w:tcPr>
            <w:tcW w:w="732" w:type="pct"/>
          </w:tcPr>
          <w:p w14:paraId="34F4E3F6" w14:textId="248FD9E3" w:rsidR="003313C1" w:rsidRPr="00FC1443" w:rsidRDefault="003313C1" w:rsidP="003313C1">
            <w:pPr>
              <w:pStyle w:val="InstructionalTextTableText10"/>
            </w:pPr>
            <w:r w:rsidRPr="0044183B">
              <w:rPr>
                <w:i w:val="0"/>
                <w:color w:val="auto"/>
                <w:sz w:val="22"/>
                <w:szCs w:val="22"/>
              </w:rPr>
              <w:t>DST Group</w:t>
            </w:r>
          </w:p>
        </w:tc>
        <w:tc>
          <w:tcPr>
            <w:tcW w:w="4268" w:type="pct"/>
          </w:tcPr>
          <w:p w14:paraId="31DA1542" w14:textId="678602B9" w:rsidR="003313C1" w:rsidRPr="00FC1443" w:rsidRDefault="003313C1" w:rsidP="003313C1">
            <w:pPr>
              <w:pStyle w:val="InstructionalTextTableText10"/>
            </w:pPr>
            <w:r w:rsidRPr="0044183B">
              <w:rPr>
                <w:i w:val="0"/>
                <w:color w:val="auto"/>
                <w:sz w:val="22"/>
                <w:szCs w:val="22"/>
              </w:rPr>
              <w:t>Defence Science and Technology Group</w:t>
            </w:r>
          </w:p>
        </w:tc>
      </w:tr>
      <w:tr w:rsidR="003313C1" w:rsidRPr="00FC1443" w14:paraId="55F33517" w14:textId="77777777" w:rsidTr="003313C1">
        <w:trPr>
          <w:cantSplit/>
        </w:trPr>
        <w:tc>
          <w:tcPr>
            <w:tcW w:w="732" w:type="pct"/>
          </w:tcPr>
          <w:p w14:paraId="1F3337E6" w14:textId="39712B9C" w:rsidR="003313C1" w:rsidRPr="00FC1443" w:rsidRDefault="003313C1" w:rsidP="003313C1">
            <w:pPr>
              <w:pStyle w:val="InstructionalTextTableText10"/>
            </w:pPr>
            <w:r w:rsidRPr="0044183B">
              <w:rPr>
                <w:i w:val="0"/>
                <w:color w:val="auto"/>
                <w:sz w:val="22"/>
                <w:szCs w:val="22"/>
              </w:rPr>
              <w:t>GPS</w:t>
            </w:r>
          </w:p>
        </w:tc>
        <w:tc>
          <w:tcPr>
            <w:tcW w:w="4268" w:type="pct"/>
          </w:tcPr>
          <w:p w14:paraId="0AF4371E" w14:textId="36915D0A" w:rsidR="003313C1" w:rsidRPr="00FC1443" w:rsidRDefault="003313C1" w:rsidP="003313C1">
            <w:pPr>
              <w:pStyle w:val="InstructionalTextTableText10"/>
            </w:pPr>
            <w:r w:rsidRPr="0044183B">
              <w:rPr>
                <w:i w:val="0"/>
                <w:color w:val="auto"/>
                <w:sz w:val="22"/>
                <w:szCs w:val="22"/>
              </w:rPr>
              <w:t>Global Positioning Satellite</w:t>
            </w:r>
          </w:p>
        </w:tc>
      </w:tr>
      <w:tr w:rsidR="003313C1" w:rsidRPr="00FC1443" w14:paraId="2C941679" w14:textId="77777777" w:rsidTr="003313C1">
        <w:trPr>
          <w:cantSplit/>
        </w:trPr>
        <w:tc>
          <w:tcPr>
            <w:tcW w:w="732" w:type="pct"/>
          </w:tcPr>
          <w:p w14:paraId="0C4125B4" w14:textId="45A2E56D" w:rsidR="003313C1" w:rsidRPr="0044183B" w:rsidRDefault="003313C1" w:rsidP="003313C1">
            <w:pPr>
              <w:pStyle w:val="InstructionalTextTableText10"/>
              <w:rPr>
                <w:i w:val="0"/>
                <w:color w:val="auto"/>
                <w:sz w:val="22"/>
                <w:szCs w:val="22"/>
              </w:rPr>
            </w:pPr>
            <w:r w:rsidRPr="0044183B">
              <w:rPr>
                <w:i w:val="0"/>
                <w:color w:val="auto"/>
                <w:sz w:val="22"/>
                <w:szCs w:val="22"/>
              </w:rPr>
              <w:t>NSID</w:t>
            </w:r>
          </w:p>
        </w:tc>
        <w:tc>
          <w:tcPr>
            <w:tcW w:w="4268" w:type="pct"/>
          </w:tcPr>
          <w:p w14:paraId="3A501074" w14:textId="01AB0B53" w:rsidR="003313C1" w:rsidRDefault="003313C1" w:rsidP="003313C1">
            <w:pPr>
              <w:pStyle w:val="InstructionalTextTableText10"/>
            </w:pPr>
            <w:r w:rsidRPr="0044183B">
              <w:rPr>
                <w:i w:val="0"/>
                <w:color w:val="auto"/>
                <w:sz w:val="22"/>
                <w:szCs w:val="22"/>
              </w:rPr>
              <w:t>National Security and Intelligence, Surveillance and Reconnaissance Division</w:t>
            </w:r>
          </w:p>
        </w:tc>
      </w:tr>
      <w:tr w:rsidR="003313C1" w:rsidRPr="00FC1443" w14:paraId="365CCD93" w14:textId="77777777" w:rsidTr="003313C1">
        <w:trPr>
          <w:cantSplit/>
        </w:trPr>
        <w:tc>
          <w:tcPr>
            <w:tcW w:w="732" w:type="pct"/>
          </w:tcPr>
          <w:p w14:paraId="30C797B5" w14:textId="154853B4" w:rsidR="003313C1" w:rsidRPr="0044183B" w:rsidRDefault="003313C1" w:rsidP="003313C1">
            <w:pPr>
              <w:pStyle w:val="InstructionalTextTableText10"/>
              <w:rPr>
                <w:i w:val="0"/>
                <w:color w:val="auto"/>
                <w:sz w:val="22"/>
                <w:szCs w:val="22"/>
              </w:rPr>
            </w:pPr>
            <w:r w:rsidRPr="0044183B">
              <w:rPr>
                <w:i w:val="0"/>
                <w:color w:val="auto"/>
                <w:sz w:val="22"/>
                <w:szCs w:val="22"/>
              </w:rPr>
              <w:t>PCAP</w:t>
            </w:r>
          </w:p>
        </w:tc>
        <w:tc>
          <w:tcPr>
            <w:tcW w:w="4268" w:type="pct"/>
          </w:tcPr>
          <w:p w14:paraId="7413CAED" w14:textId="19DE1598" w:rsidR="003313C1" w:rsidRDefault="003313C1" w:rsidP="003313C1">
            <w:pPr>
              <w:pStyle w:val="InstructionalTextTableText10"/>
            </w:pPr>
            <w:r w:rsidRPr="0044183B">
              <w:rPr>
                <w:i w:val="0"/>
                <w:color w:val="auto"/>
                <w:sz w:val="22"/>
                <w:szCs w:val="22"/>
              </w:rPr>
              <w:t>Packet Capture</w:t>
            </w:r>
          </w:p>
        </w:tc>
      </w:tr>
      <w:tr w:rsidR="003313C1" w:rsidRPr="00FC1443" w14:paraId="259D5012" w14:textId="77777777" w:rsidTr="003313C1">
        <w:trPr>
          <w:cantSplit/>
        </w:trPr>
        <w:tc>
          <w:tcPr>
            <w:tcW w:w="732" w:type="pct"/>
          </w:tcPr>
          <w:p w14:paraId="43BFCD9F" w14:textId="12BFD059" w:rsidR="003313C1" w:rsidRPr="0044183B" w:rsidRDefault="003313C1" w:rsidP="003313C1">
            <w:pPr>
              <w:pStyle w:val="InstructionalTextTableText10"/>
              <w:rPr>
                <w:i w:val="0"/>
                <w:color w:val="auto"/>
                <w:sz w:val="22"/>
                <w:szCs w:val="22"/>
              </w:rPr>
            </w:pPr>
            <w:r w:rsidRPr="0044183B">
              <w:rPr>
                <w:i w:val="0"/>
                <w:color w:val="auto"/>
                <w:sz w:val="22"/>
                <w:szCs w:val="22"/>
              </w:rPr>
              <w:t>REST</w:t>
            </w:r>
          </w:p>
        </w:tc>
        <w:tc>
          <w:tcPr>
            <w:tcW w:w="4268" w:type="pct"/>
          </w:tcPr>
          <w:p w14:paraId="3040161E" w14:textId="77EF22A9" w:rsidR="003313C1" w:rsidRDefault="003313C1" w:rsidP="003313C1">
            <w:pPr>
              <w:pStyle w:val="InstructionalTextTableText10"/>
            </w:pPr>
            <w:r w:rsidRPr="0044183B">
              <w:rPr>
                <w:i w:val="0"/>
                <w:color w:val="auto"/>
                <w:sz w:val="22"/>
                <w:szCs w:val="22"/>
              </w:rPr>
              <w:t>Representational State Transfer</w:t>
            </w:r>
          </w:p>
        </w:tc>
      </w:tr>
      <w:tr w:rsidR="003313C1" w:rsidRPr="00FC1443" w14:paraId="55E2957D" w14:textId="77777777" w:rsidTr="003313C1">
        <w:trPr>
          <w:cantSplit/>
        </w:trPr>
        <w:tc>
          <w:tcPr>
            <w:tcW w:w="732" w:type="pct"/>
          </w:tcPr>
          <w:p w14:paraId="5EA00CCC" w14:textId="63A8A366" w:rsidR="003313C1" w:rsidRPr="0044183B" w:rsidRDefault="003313C1" w:rsidP="003313C1">
            <w:pPr>
              <w:pStyle w:val="InstructionalTextTableText10"/>
              <w:rPr>
                <w:i w:val="0"/>
                <w:color w:val="auto"/>
                <w:sz w:val="22"/>
                <w:szCs w:val="22"/>
              </w:rPr>
            </w:pPr>
            <w:r w:rsidRPr="0044183B">
              <w:rPr>
                <w:i w:val="0"/>
                <w:color w:val="auto"/>
                <w:sz w:val="22"/>
                <w:szCs w:val="22"/>
              </w:rPr>
              <w:t>TCP</w:t>
            </w:r>
          </w:p>
        </w:tc>
        <w:tc>
          <w:tcPr>
            <w:tcW w:w="4268" w:type="pct"/>
          </w:tcPr>
          <w:p w14:paraId="3D17D210" w14:textId="2C11B850" w:rsidR="003313C1" w:rsidRDefault="003313C1" w:rsidP="003313C1">
            <w:pPr>
              <w:pStyle w:val="InstructionalTextTableText10"/>
            </w:pPr>
            <w:r w:rsidRPr="0044183B">
              <w:rPr>
                <w:i w:val="0"/>
                <w:color w:val="auto"/>
                <w:sz w:val="22"/>
                <w:szCs w:val="22"/>
              </w:rPr>
              <w:t>Transmission Control Protocol</w:t>
            </w:r>
          </w:p>
        </w:tc>
      </w:tr>
      <w:tr w:rsidR="003313C1" w:rsidRPr="00FC1443" w14:paraId="3A132349" w14:textId="77777777" w:rsidTr="003313C1">
        <w:trPr>
          <w:cantSplit/>
        </w:trPr>
        <w:tc>
          <w:tcPr>
            <w:tcW w:w="732" w:type="pct"/>
          </w:tcPr>
          <w:p w14:paraId="12A0A67E" w14:textId="57915B51" w:rsidR="003313C1" w:rsidRPr="0044183B" w:rsidRDefault="003313C1" w:rsidP="003313C1">
            <w:pPr>
              <w:pStyle w:val="InstructionalTextTableText10"/>
              <w:rPr>
                <w:i w:val="0"/>
                <w:color w:val="auto"/>
                <w:sz w:val="22"/>
                <w:szCs w:val="22"/>
              </w:rPr>
            </w:pPr>
            <w:r w:rsidRPr="0044183B">
              <w:rPr>
                <w:i w:val="0"/>
                <w:color w:val="auto"/>
                <w:sz w:val="22"/>
                <w:szCs w:val="22"/>
              </w:rPr>
              <w:t>TLT-2H</w:t>
            </w:r>
          </w:p>
        </w:tc>
        <w:tc>
          <w:tcPr>
            <w:tcW w:w="4268" w:type="pct"/>
          </w:tcPr>
          <w:p w14:paraId="381FE14D" w14:textId="3ED8A5E9" w:rsidR="003313C1" w:rsidRDefault="003313C1" w:rsidP="003313C1">
            <w:pPr>
              <w:pStyle w:val="InstructionalTextTableText10"/>
            </w:pPr>
            <w:r w:rsidRPr="0044183B">
              <w:rPr>
                <w:i w:val="0"/>
                <w:color w:val="auto"/>
                <w:sz w:val="22"/>
                <w:szCs w:val="22"/>
              </w:rPr>
              <w:t>TLT-2H</w:t>
            </w:r>
          </w:p>
        </w:tc>
      </w:tr>
      <w:tr w:rsidR="003313C1" w:rsidRPr="00FC1443" w14:paraId="46D0BCE2" w14:textId="77777777" w:rsidTr="003313C1">
        <w:trPr>
          <w:cantSplit/>
        </w:trPr>
        <w:tc>
          <w:tcPr>
            <w:tcW w:w="732" w:type="pct"/>
          </w:tcPr>
          <w:p w14:paraId="593635ED" w14:textId="7E691567" w:rsidR="003313C1" w:rsidRPr="0044183B" w:rsidRDefault="003313C1" w:rsidP="003313C1">
            <w:pPr>
              <w:pStyle w:val="InstructionalTextTableText10"/>
              <w:rPr>
                <w:i w:val="0"/>
                <w:color w:val="auto"/>
                <w:sz w:val="22"/>
                <w:szCs w:val="22"/>
              </w:rPr>
            </w:pPr>
            <w:r w:rsidRPr="0044183B">
              <w:rPr>
                <w:i w:val="0"/>
                <w:color w:val="auto"/>
                <w:sz w:val="22"/>
                <w:szCs w:val="22"/>
              </w:rPr>
              <w:t>UDP</w:t>
            </w:r>
          </w:p>
        </w:tc>
        <w:tc>
          <w:tcPr>
            <w:tcW w:w="4268" w:type="pct"/>
          </w:tcPr>
          <w:p w14:paraId="0FBFA95B" w14:textId="1861B51D" w:rsidR="003313C1" w:rsidRDefault="003313C1" w:rsidP="003313C1">
            <w:pPr>
              <w:pStyle w:val="InstructionalTextTableText10"/>
            </w:pPr>
            <w:r w:rsidRPr="0044183B">
              <w:rPr>
                <w:i w:val="0"/>
                <w:color w:val="auto"/>
                <w:sz w:val="22"/>
                <w:szCs w:val="22"/>
              </w:rPr>
              <w:t>User Datagram Protocol</w:t>
            </w:r>
          </w:p>
        </w:tc>
      </w:tr>
      <w:tr w:rsidR="003313C1" w:rsidRPr="00FC1443" w14:paraId="37476158" w14:textId="77777777" w:rsidTr="003313C1">
        <w:trPr>
          <w:cantSplit/>
        </w:trPr>
        <w:tc>
          <w:tcPr>
            <w:tcW w:w="732" w:type="pct"/>
          </w:tcPr>
          <w:p w14:paraId="6D805EDE" w14:textId="20670E99" w:rsidR="003313C1" w:rsidRPr="0044183B" w:rsidRDefault="003313C1" w:rsidP="003313C1">
            <w:pPr>
              <w:pStyle w:val="InstructionalTextTableText10"/>
              <w:rPr>
                <w:i w:val="0"/>
                <w:color w:val="auto"/>
                <w:sz w:val="22"/>
                <w:szCs w:val="22"/>
              </w:rPr>
            </w:pPr>
            <w:r w:rsidRPr="0044183B">
              <w:rPr>
                <w:i w:val="0"/>
                <w:color w:val="auto"/>
                <w:sz w:val="22"/>
                <w:szCs w:val="22"/>
              </w:rPr>
              <w:t>UTC</w:t>
            </w:r>
          </w:p>
        </w:tc>
        <w:tc>
          <w:tcPr>
            <w:tcW w:w="4268" w:type="pct"/>
          </w:tcPr>
          <w:p w14:paraId="70C456EB" w14:textId="776DC85D" w:rsidR="003313C1" w:rsidRDefault="003313C1" w:rsidP="003313C1">
            <w:pPr>
              <w:pStyle w:val="InstructionalTextTableText10"/>
            </w:pPr>
            <w:r w:rsidRPr="0044183B">
              <w:rPr>
                <w:i w:val="0"/>
                <w:color w:val="auto"/>
                <w:sz w:val="22"/>
                <w:szCs w:val="22"/>
              </w:rPr>
              <w:t>Coordinated Universal Time</w:t>
            </w:r>
          </w:p>
        </w:tc>
      </w:tr>
      <w:tr w:rsidR="003313C1" w:rsidRPr="00FC1443" w14:paraId="3AE1A2C5" w14:textId="77777777" w:rsidTr="003313C1">
        <w:trPr>
          <w:cantSplit/>
        </w:trPr>
        <w:tc>
          <w:tcPr>
            <w:tcW w:w="732" w:type="pct"/>
          </w:tcPr>
          <w:p w14:paraId="40BCC58F" w14:textId="2CA7D8ED" w:rsidR="003313C1" w:rsidRPr="0044183B" w:rsidRDefault="003313C1" w:rsidP="003313C1">
            <w:pPr>
              <w:pStyle w:val="InstructionalTextTableText10"/>
              <w:rPr>
                <w:i w:val="0"/>
                <w:color w:val="auto"/>
                <w:sz w:val="22"/>
                <w:szCs w:val="22"/>
              </w:rPr>
            </w:pPr>
            <w:r w:rsidRPr="0044183B">
              <w:rPr>
                <w:i w:val="0"/>
                <w:color w:val="auto"/>
                <w:sz w:val="22"/>
                <w:szCs w:val="22"/>
              </w:rPr>
              <w:t>WADL</w:t>
            </w:r>
          </w:p>
        </w:tc>
        <w:tc>
          <w:tcPr>
            <w:tcW w:w="4268" w:type="pct"/>
          </w:tcPr>
          <w:p w14:paraId="24F3DFE9" w14:textId="49AC85C8" w:rsidR="003313C1" w:rsidRDefault="003313C1" w:rsidP="003313C1">
            <w:pPr>
              <w:pStyle w:val="InstructionalTextTableText10"/>
            </w:pPr>
            <w:r w:rsidRPr="0044183B">
              <w:rPr>
                <w:i w:val="0"/>
                <w:color w:val="auto"/>
                <w:sz w:val="22"/>
                <w:szCs w:val="22"/>
              </w:rPr>
              <w:t>Web Application Description Language</w:t>
            </w:r>
          </w:p>
        </w:tc>
      </w:tr>
    </w:tbl>
    <w:p w14:paraId="3E864EF7" w14:textId="7DF90EDF" w:rsidR="00C02266" w:rsidRDefault="00C02266" w:rsidP="00C02266">
      <w:pPr>
        <w:pStyle w:val="Caption"/>
      </w:pPr>
      <w:r>
        <w:t xml:space="preserve">Table </w:t>
      </w:r>
      <w:r>
        <w:fldChar w:fldCharType="begin"/>
      </w:r>
      <w:r>
        <w:instrText xml:space="preserve"> SEQ Table \* ARABIC </w:instrText>
      </w:r>
      <w:r>
        <w:fldChar w:fldCharType="separate"/>
      </w:r>
      <w:r>
        <w:rPr>
          <w:noProof/>
        </w:rPr>
        <w:t>44</w:t>
      </w:r>
      <w:r>
        <w:fldChar w:fldCharType="end"/>
      </w:r>
      <w:r>
        <w:t>:</w:t>
      </w:r>
      <w:r>
        <w:t xml:space="preserve"> Acronyms</w:t>
      </w:r>
    </w:p>
    <w:p w14:paraId="6E48A039" w14:textId="77777777" w:rsidR="00E27B42" w:rsidRDefault="00E27B42" w:rsidP="00E27B42">
      <w:pPr>
        <w:pStyle w:val="BodyText"/>
      </w:pPr>
    </w:p>
    <w:p w14:paraId="7337A7FC" w14:textId="77777777" w:rsidR="00E27B42" w:rsidRPr="00BF5F65" w:rsidRDefault="00E27B42" w:rsidP="00E27B42">
      <w:pPr>
        <w:pStyle w:val="BackMatterHeading"/>
      </w:pPr>
      <w:bookmarkStart w:id="862" w:name="_Toc396111629"/>
      <w:bookmarkStart w:id="863" w:name="AppC"/>
      <w:bookmarkStart w:id="864" w:name="_Toc443996753"/>
      <w:bookmarkStart w:id="865" w:name="_Toc444160456"/>
      <w:bookmarkStart w:id="866" w:name="_Toc496820110"/>
      <w:r>
        <w:lastRenderedPageBreak/>
        <w:t xml:space="preserve">Appendix C: </w:t>
      </w:r>
      <w:r w:rsidRPr="00BF5F65">
        <w:t>Glossary</w:t>
      </w:r>
      <w:bookmarkEnd w:id="862"/>
      <w:bookmarkEnd w:id="863"/>
      <w:bookmarkEnd w:id="864"/>
      <w:bookmarkEnd w:id="865"/>
      <w:bookmarkEnd w:id="866"/>
    </w:p>
    <w:tbl>
      <w:tblPr>
        <w:tblStyle w:val="TableGrid"/>
        <w:tblW w:w="5000" w:type="pct"/>
        <w:tblLook w:val="0000" w:firstRow="0" w:lastRow="0" w:firstColumn="0" w:lastColumn="0" w:noHBand="0" w:noVBand="0"/>
        <w:tblCaption w:val="Glossary"/>
        <w:tblDescription w:val="This table presents terms, acronyms, and definitions in three columns."/>
      </w:tblPr>
      <w:tblGrid>
        <w:gridCol w:w="3113"/>
        <w:gridCol w:w="1560"/>
        <w:gridCol w:w="4677"/>
      </w:tblGrid>
      <w:tr w:rsidR="00E27B42" w14:paraId="64A49A58" w14:textId="77777777" w:rsidTr="0044183B">
        <w:trPr>
          <w:cantSplit/>
          <w:tblHeader/>
        </w:trPr>
        <w:tc>
          <w:tcPr>
            <w:tcW w:w="1665" w:type="pct"/>
            <w:shd w:val="clear" w:color="auto" w:fill="1F497D"/>
            <w:vAlign w:val="center"/>
          </w:tcPr>
          <w:p w14:paraId="5D37421D" w14:textId="77777777" w:rsidR="00E27B42" w:rsidRDefault="00E27B42" w:rsidP="00E27B42">
            <w:pPr>
              <w:pStyle w:val="TableText10HeaderCenter"/>
            </w:pPr>
            <w:r>
              <w:t>Term</w:t>
            </w:r>
          </w:p>
        </w:tc>
        <w:tc>
          <w:tcPr>
            <w:tcW w:w="834" w:type="pct"/>
            <w:shd w:val="clear" w:color="auto" w:fill="1F497D"/>
            <w:vAlign w:val="center"/>
          </w:tcPr>
          <w:p w14:paraId="2BF0306C" w14:textId="77777777" w:rsidR="00E27B42" w:rsidRDefault="00E27B42" w:rsidP="00E27B42">
            <w:pPr>
              <w:pStyle w:val="TableText10HeaderCenter"/>
            </w:pPr>
            <w:r>
              <w:t>Acronym</w:t>
            </w:r>
          </w:p>
        </w:tc>
        <w:tc>
          <w:tcPr>
            <w:tcW w:w="2501" w:type="pct"/>
            <w:shd w:val="clear" w:color="auto" w:fill="1F497D"/>
            <w:vAlign w:val="center"/>
          </w:tcPr>
          <w:p w14:paraId="387E6990" w14:textId="77777777" w:rsidR="00E27B42" w:rsidRDefault="00E27B42" w:rsidP="00E27B42">
            <w:pPr>
              <w:pStyle w:val="TableText10HeaderCenter"/>
            </w:pPr>
            <w:r>
              <w:t>Definition</w:t>
            </w:r>
          </w:p>
        </w:tc>
      </w:tr>
      <w:tr w:rsidR="00C633A0" w14:paraId="55A019ED" w14:textId="77777777" w:rsidTr="0044183B">
        <w:trPr>
          <w:cantSplit/>
        </w:trPr>
        <w:tc>
          <w:tcPr>
            <w:tcW w:w="1665" w:type="pct"/>
          </w:tcPr>
          <w:p w14:paraId="79BEFE34" w14:textId="66B1DD6D" w:rsidR="00C633A0" w:rsidRPr="0044183B" w:rsidRDefault="00C633A0" w:rsidP="00E27B42">
            <w:pPr>
              <w:pStyle w:val="InstructionalTextTableText10"/>
              <w:rPr>
                <w:i w:val="0"/>
                <w:color w:val="auto"/>
                <w:sz w:val="22"/>
                <w:szCs w:val="22"/>
              </w:rPr>
            </w:pPr>
            <w:r w:rsidRPr="0044183B">
              <w:rPr>
                <w:i w:val="0"/>
                <w:color w:val="auto"/>
                <w:sz w:val="22"/>
                <w:szCs w:val="22"/>
              </w:rPr>
              <w:t>Central Processing Unit</w:t>
            </w:r>
          </w:p>
        </w:tc>
        <w:tc>
          <w:tcPr>
            <w:tcW w:w="834" w:type="pct"/>
          </w:tcPr>
          <w:p w14:paraId="2F2B07F4" w14:textId="7B0A278B" w:rsidR="00C633A0" w:rsidRPr="0044183B" w:rsidRDefault="00C633A0" w:rsidP="00E27B42">
            <w:pPr>
              <w:pStyle w:val="InstructionalTextTableText10"/>
              <w:rPr>
                <w:i w:val="0"/>
                <w:color w:val="auto"/>
                <w:sz w:val="22"/>
                <w:szCs w:val="22"/>
              </w:rPr>
            </w:pPr>
            <w:r w:rsidRPr="0044183B">
              <w:rPr>
                <w:i w:val="0"/>
                <w:color w:val="auto"/>
                <w:sz w:val="22"/>
                <w:szCs w:val="22"/>
              </w:rPr>
              <w:t>CPU</w:t>
            </w:r>
          </w:p>
        </w:tc>
        <w:tc>
          <w:tcPr>
            <w:tcW w:w="2501" w:type="pct"/>
          </w:tcPr>
          <w:p w14:paraId="20DCE73F" w14:textId="2F7F95BF" w:rsidR="00C633A0" w:rsidRPr="0044183B" w:rsidRDefault="00C633A0" w:rsidP="00E27B42">
            <w:pPr>
              <w:pStyle w:val="InstructionalTextTableText10"/>
              <w:rPr>
                <w:i w:val="0"/>
                <w:color w:val="auto"/>
                <w:sz w:val="22"/>
                <w:szCs w:val="22"/>
              </w:rPr>
            </w:pPr>
            <w:r w:rsidRPr="0044183B">
              <w:rPr>
                <w:i w:val="0"/>
                <w:color w:val="auto"/>
                <w:sz w:val="22"/>
                <w:szCs w:val="22"/>
              </w:rPr>
              <w:t>The key component of a computer system, which contains the circuitry necessary to interpret and execute program instructions.</w:t>
            </w:r>
          </w:p>
        </w:tc>
      </w:tr>
      <w:tr w:rsidR="00E27B42" w14:paraId="1E95E5F7" w14:textId="77777777" w:rsidTr="0044183B">
        <w:trPr>
          <w:cantSplit/>
        </w:trPr>
        <w:tc>
          <w:tcPr>
            <w:tcW w:w="1665" w:type="pct"/>
          </w:tcPr>
          <w:p w14:paraId="19C2046D" w14:textId="77C28F14" w:rsidR="00E27B42" w:rsidRPr="0044183B" w:rsidRDefault="00C633A0" w:rsidP="00E27B42">
            <w:pPr>
              <w:pStyle w:val="InstructionalTextTableText10"/>
              <w:rPr>
                <w:i w:val="0"/>
                <w:color w:val="auto"/>
                <w:sz w:val="22"/>
                <w:szCs w:val="22"/>
              </w:rPr>
            </w:pPr>
            <w:r w:rsidRPr="0044183B">
              <w:rPr>
                <w:i w:val="0"/>
                <w:color w:val="auto"/>
                <w:sz w:val="22"/>
                <w:szCs w:val="22"/>
              </w:rPr>
              <w:t>Defence Science and Technology Group</w:t>
            </w:r>
          </w:p>
        </w:tc>
        <w:tc>
          <w:tcPr>
            <w:tcW w:w="834" w:type="pct"/>
          </w:tcPr>
          <w:p w14:paraId="43309700" w14:textId="4F1B6E8D" w:rsidR="00E27B42" w:rsidRPr="0044183B" w:rsidRDefault="00C633A0" w:rsidP="00E27B42">
            <w:pPr>
              <w:pStyle w:val="InstructionalTextTableText10"/>
              <w:rPr>
                <w:i w:val="0"/>
                <w:color w:val="auto"/>
                <w:sz w:val="22"/>
                <w:szCs w:val="22"/>
              </w:rPr>
            </w:pPr>
            <w:r w:rsidRPr="0044183B">
              <w:rPr>
                <w:i w:val="0"/>
                <w:color w:val="auto"/>
                <w:sz w:val="22"/>
                <w:szCs w:val="22"/>
              </w:rPr>
              <w:t>DST Group</w:t>
            </w:r>
          </w:p>
        </w:tc>
        <w:tc>
          <w:tcPr>
            <w:tcW w:w="2501" w:type="pct"/>
          </w:tcPr>
          <w:p w14:paraId="3A1DA6D4" w14:textId="02A700F9" w:rsidR="00E27B42" w:rsidRPr="0044183B" w:rsidRDefault="003E2A96" w:rsidP="00E27B42">
            <w:pPr>
              <w:pStyle w:val="InstructionalTextTableText10"/>
              <w:rPr>
                <w:i w:val="0"/>
                <w:color w:val="auto"/>
                <w:sz w:val="22"/>
                <w:szCs w:val="22"/>
              </w:rPr>
            </w:pPr>
            <w:r w:rsidRPr="0044183B">
              <w:rPr>
                <w:i w:val="0"/>
                <w:color w:val="auto"/>
                <w:sz w:val="22"/>
                <w:szCs w:val="22"/>
              </w:rPr>
              <w:t>The Australian government's lead agency responsible for applying science and technology to safeguard Australia and its national interests.</w:t>
            </w:r>
          </w:p>
        </w:tc>
      </w:tr>
      <w:tr w:rsidR="00E27B42" w14:paraId="1A1C446B" w14:textId="77777777" w:rsidTr="0044183B">
        <w:trPr>
          <w:cantSplit/>
        </w:trPr>
        <w:tc>
          <w:tcPr>
            <w:tcW w:w="1665" w:type="pct"/>
          </w:tcPr>
          <w:p w14:paraId="77A3EB20" w14:textId="613B10DE" w:rsidR="00E27B42" w:rsidRPr="0044183B" w:rsidRDefault="00C633A0" w:rsidP="00E27B42">
            <w:pPr>
              <w:pStyle w:val="InstructionalTextTableText10"/>
              <w:rPr>
                <w:i w:val="0"/>
                <w:color w:val="auto"/>
                <w:sz w:val="22"/>
                <w:szCs w:val="22"/>
              </w:rPr>
            </w:pPr>
            <w:r w:rsidRPr="0044183B">
              <w:rPr>
                <w:i w:val="0"/>
                <w:color w:val="auto"/>
                <w:sz w:val="22"/>
                <w:szCs w:val="22"/>
              </w:rPr>
              <w:t>Global Positioning Satellite</w:t>
            </w:r>
          </w:p>
        </w:tc>
        <w:tc>
          <w:tcPr>
            <w:tcW w:w="834" w:type="pct"/>
          </w:tcPr>
          <w:p w14:paraId="668025E1" w14:textId="48D06579" w:rsidR="00E27B42" w:rsidRPr="0044183B" w:rsidRDefault="00C633A0" w:rsidP="00E27B42">
            <w:pPr>
              <w:pStyle w:val="InstructionalTextTableText10"/>
              <w:rPr>
                <w:i w:val="0"/>
                <w:color w:val="auto"/>
                <w:sz w:val="22"/>
                <w:szCs w:val="22"/>
              </w:rPr>
            </w:pPr>
            <w:r w:rsidRPr="0044183B">
              <w:rPr>
                <w:i w:val="0"/>
                <w:color w:val="auto"/>
                <w:sz w:val="22"/>
                <w:szCs w:val="22"/>
              </w:rPr>
              <w:t>GPS</w:t>
            </w:r>
          </w:p>
        </w:tc>
        <w:tc>
          <w:tcPr>
            <w:tcW w:w="2501" w:type="pct"/>
          </w:tcPr>
          <w:p w14:paraId="5D3A214C" w14:textId="7AF581D4" w:rsidR="00E27B42" w:rsidRPr="0044183B" w:rsidRDefault="00C633A0" w:rsidP="00E27B42">
            <w:pPr>
              <w:pStyle w:val="InstructionalTextTableText10"/>
              <w:rPr>
                <w:i w:val="0"/>
                <w:color w:val="auto"/>
                <w:sz w:val="22"/>
                <w:szCs w:val="22"/>
              </w:rPr>
            </w:pPr>
            <w:r w:rsidRPr="0044183B">
              <w:rPr>
                <w:i w:val="0"/>
                <w:color w:val="auto"/>
                <w:sz w:val="22"/>
                <w:szCs w:val="22"/>
              </w:rPr>
              <w:t>A radio navigation system that allows land, sea, and airborne users to determine their exact location, velocity, and time 24 hours a day, in all weather conditions, anywhere in the world.</w:t>
            </w:r>
          </w:p>
        </w:tc>
      </w:tr>
      <w:tr w:rsidR="00E27B42" w14:paraId="0E542FAA" w14:textId="77777777" w:rsidTr="0044183B">
        <w:trPr>
          <w:cantSplit/>
        </w:trPr>
        <w:tc>
          <w:tcPr>
            <w:tcW w:w="1665" w:type="pct"/>
          </w:tcPr>
          <w:p w14:paraId="49796E40" w14:textId="6ACAB63F" w:rsidR="00E27B42" w:rsidRPr="0044183B" w:rsidRDefault="00C633A0" w:rsidP="00E27B42">
            <w:pPr>
              <w:pStyle w:val="InstructionalTextTableText10"/>
              <w:rPr>
                <w:i w:val="0"/>
                <w:color w:val="auto"/>
                <w:sz w:val="22"/>
                <w:szCs w:val="22"/>
              </w:rPr>
            </w:pPr>
            <w:r w:rsidRPr="0044183B">
              <w:rPr>
                <w:i w:val="0"/>
                <w:color w:val="auto"/>
                <w:sz w:val="22"/>
                <w:szCs w:val="22"/>
              </w:rPr>
              <w:t>National Security and Intelligence, Surveillance and Reconnaissance Division</w:t>
            </w:r>
          </w:p>
        </w:tc>
        <w:tc>
          <w:tcPr>
            <w:tcW w:w="834" w:type="pct"/>
          </w:tcPr>
          <w:p w14:paraId="52875BA0" w14:textId="176C4B97" w:rsidR="00E27B42" w:rsidRPr="0044183B" w:rsidRDefault="00C633A0" w:rsidP="00E27B42">
            <w:pPr>
              <w:pStyle w:val="InstructionalTextTableText10"/>
              <w:rPr>
                <w:i w:val="0"/>
                <w:color w:val="auto"/>
                <w:sz w:val="22"/>
                <w:szCs w:val="22"/>
              </w:rPr>
            </w:pPr>
            <w:r w:rsidRPr="0044183B">
              <w:rPr>
                <w:i w:val="0"/>
                <w:color w:val="auto"/>
                <w:sz w:val="22"/>
                <w:szCs w:val="22"/>
              </w:rPr>
              <w:t>NSID</w:t>
            </w:r>
          </w:p>
        </w:tc>
        <w:tc>
          <w:tcPr>
            <w:tcW w:w="2501" w:type="pct"/>
          </w:tcPr>
          <w:p w14:paraId="2DD2E2D1" w14:textId="1DBF9DE7" w:rsidR="00E27B42" w:rsidRPr="0044183B" w:rsidRDefault="00C633A0" w:rsidP="00E27B42">
            <w:pPr>
              <w:pStyle w:val="InstructionalTextTableText10"/>
              <w:rPr>
                <w:i w:val="0"/>
                <w:color w:val="auto"/>
                <w:sz w:val="22"/>
                <w:szCs w:val="22"/>
              </w:rPr>
            </w:pPr>
            <w:r w:rsidRPr="0044183B">
              <w:rPr>
                <w:i w:val="0"/>
                <w:color w:val="auto"/>
                <w:sz w:val="22"/>
                <w:szCs w:val="22"/>
              </w:rPr>
              <w:t>The division within DST Group that the project sponsor falls into.</w:t>
            </w:r>
          </w:p>
        </w:tc>
      </w:tr>
      <w:tr w:rsidR="00C633A0" w14:paraId="2D45536C" w14:textId="77777777" w:rsidTr="0044183B">
        <w:trPr>
          <w:cantSplit/>
        </w:trPr>
        <w:tc>
          <w:tcPr>
            <w:tcW w:w="1665" w:type="pct"/>
          </w:tcPr>
          <w:p w14:paraId="01A62A6E" w14:textId="3773F079" w:rsidR="00C633A0" w:rsidRPr="0044183B" w:rsidRDefault="003E2A96" w:rsidP="00E27B42">
            <w:pPr>
              <w:pStyle w:val="InstructionalTextTableText10"/>
              <w:rPr>
                <w:i w:val="0"/>
                <w:color w:val="auto"/>
                <w:sz w:val="22"/>
                <w:szCs w:val="22"/>
              </w:rPr>
            </w:pPr>
            <w:r w:rsidRPr="0044183B">
              <w:rPr>
                <w:i w:val="0"/>
                <w:color w:val="auto"/>
                <w:sz w:val="22"/>
                <w:szCs w:val="22"/>
              </w:rPr>
              <w:t>Packet Capture</w:t>
            </w:r>
          </w:p>
        </w:tc>
        <w:tc>
          <w:tcPr>
            <w:tcW w:w="834" w:type="pct"/>
          </w:tcPr>
          <w:p w14:paraId="5EB67C4D" w14:textId="45813177" w:rsidR="00C633A0" w:rsidRPr="0044183B" w:rsidRDefault="003E2A96" w:rsidP="00E27B42">
            <w:pPr>
              <w:pStyle w:val="InstructionalTextTableText10"/>
              <w:rPr>
                <w:i w:val="0"/>
                <w:color w:val="auto"/>
                <w:sz w:val="22"/>
                <w:szCs w:val="22"/>
              </w:rPr>
            </w:pPr>
            <w:r w:rsidRPr="0044183B">
              <w:rPr>
                <w:i w:val="0"/>
                <w:color w:val="auto"/>
                <w:sz w:val="22"/>
                <w:szCs w:val="22"/>
              </w:rPr>
              <w:t>PCAP</w:t>
            </w:r>
          </w:p>
        </w:tc>
        <w:tc>
          <w:tcPr>
            <w:tcW w:w="2501" w:type="pct"/>
          </w:tcPr>
          <w:p w14:paraId="19CB749C" w14:textId="0A7F0B38" w:rsidR="00C633A0" w:rsidRPr="0044183B" w:rsidRDefault="003E2A96" w:rsidP="00E27B42">
            <w:pPr>
              <w:pStyle w:val="InstructionalTextTableText10"/>
              <w:rPr>
                <w:i w:val="0"/>
                <w:color w:val="auto"/>
                <w:sz w:val="22"/>
                <w:szCs w:val="22"/>
              </w:rPr>
            </w:pPr>
            <w:r w:rsidRPr="0044183B">
              <w:rPr>
                <w:i w:val="0"/>
                <w:color w:val="auto"/>
                <w:sz w:val="22"/>
                <w:szCs w:val="22"/>
              </w:rPr>
              <w:t>A protocol for Internet communication that allows a computer or device to receive incoming signals from another device and convert those signals into usable information.</w:t>
            </w:r>
          </w:p>
        </w:tc>
      </w:tr>
      <w:tr w:rsidR="00C633A0" w14:paraId="6EFD443E" w14:textId="77777777" w:rsidTr="0044183B">
        <w:trPr>
          <w:cantSplit/>
        </w:trPr>
        <w:tc>
          <w:tcPr>
            <w:tcW w:w="1665" w:type="pct"/>
          </w:tcPr>
          <w:p w14:paraId="4B69EAD5" w14:textId="46BCD36E" w:rsidR="00C633A0" w:rsidRPr="0044183B" w:rsidRDefault="00C633A0" w:rsidP="00E27B42">
            <w:pPr>
              <w:pStyle w:val="InstructionalTextTableText10"/>
              <w:rPr>
                <w:i w:val="0"/>
                <w:color w:val="auto"/>
                <w:sz w:val="22"/>
                <w:szCs w:val="22"/>
              </w:rPr>
            </w:pPr>
            <w:r w:rsidRPr="0044183B">
              <w:rPr>
                <w:i w:val="0"/>
                <w:color w:val="auto"/>
                <w:sz w:val="22"/>
                <w:szCs w:val="22"/>
              </w:rPr>
              <w:t>R</w:t>
            </w:r>
            <w:r w:rsidR="003E2A96" w:rsidRPr="0044183B">
              <w:rPr>
                <w:i w:val="0"/>
                <w:color w:val="auto"/>
                <w:sz w:val="22"/>
                <w:szCs w:val="22"/>
              </w:rPr>
              <w:t>epresentational State Transfer</w:t>
            </w:r>
          </w:p>
        </w:tc>
        <w:tc>
          <w:tcPr>
            <w:tcW w:w="834" w:type="pct"/>
          </w:tcPr>
          <w:p w14:paraId="3962BBFB" w14:textId="5CE17B09" w:rsidR="00C633A0" w:rsidRPr="0044183B" w:rsidRDefault="003E2A96" w:rsidP="00E27B42">
            <w:pPr>
              <w:pStyle w:val="InstructionalTextTableText10"/>
              <w:rPr>
                <w:i w:val="0"/>
                <w:color w:val="auto"/>
                <w:sz w:val="22"/>
                <w:szCs w:val="22"/>
              </w:rPr>
            </w:pPr>
            <w:r w:rsidRPr="0044183B">
              <w:rPr>
                <w:i w:val="0"/>
                <w:color w:val="auto"/>
                <w:sz w:val="22"/>
                <w:szCs w:val="22"/>
              </w:rPr>
              <w:t>REST</w:t>
            </w:r>
          </w:p>
        </w:tc>
        <w:tc>
          <w:tcPr>
            <w:tcW w:w="2501" w:type="pct"/>
          </w:tcPr>
          <w:p w14:paraId="1BD2546B" w14:textId="35B04D46" w:rsidR="00C633A0" w:rsidRPr="0044183B" w:rsidRDefault="003E2A96" w:rsidP="00E27B42">
            <w:pPr>
              <w:pStyle w:val="InstructionalTextTableText10"/>
              <w:rPr>
                <w:i w:val="0"/>
                <w:color w:val="auto"/>
                <w:sz w:val="22"/>
                <w:szCs w:val="22"/>
              </w:rPr>
            </w:pPr>
            <w:r w:rsidRPr="0044183B">
              <w:rPr>
                <w:i w:val="0"/>
                <w:color w:val="auto"/>
                <w:sz w:val="22"/>
                <w:szCs w:val="22"/>
              </w:rPr>
              <w:t>A way of providing interoperability between computer systems on the Internet.</w:t>
            </w:r>
          </w:p>
        </w:tc>
      </w:tr>
      <w:tr w:rsidR="00C633A0" w14:paraId="5BFCFA9F" w14:textId="77777777" w:rsidTr="0044183B">
        <w:trPr>
          <w:cantSplit/>
        </w:trPr>
        <w:tc>
          <w:tcPr>
            <w:tcW w:w="1665" w:type="pct"/>
          </w:tcPr>
          <w:p w14:paraId="422477B1" w14:textId="159F7160" w:rsidR="00C633A0" w:rsidRPr="0044183B" w:rsidRDefault="003E2A96" w:rsidP="00E27B42">
            <w:pPr>
              <w:pStyle w:val="InstructionalTextTableText10"/>
              <w:rPr>
                <w:i w:val="0"/>
                <w:color w:val="auto"/>
                <w:sz w:val="22"/>
                <w:szCs w:val="22"/>
              </w:rPr>
            </w:pPr>
            <w:r w:rsidRPr="0044183B">
              <w:rPr>
                <w:i w:val="0"/>
                <w:color w:val="auto"/>
                <w:sz w:val="22"/>
                <w:szCs w:val="22"/>
              </w:rPr>
              <w:t>Transmission Control Protocol</w:t>
            </w:r>
          </w:p>
        </w:tc>
        <w:tc>
          <w:tcPr>
            <w:tcW w:w="834" w:type="pct"/>
          </w:tcPr>
          <w:p w14:paraId="0C109812" w14:textId="51BA4184" w:rsidR="00C633A0" w:rsidRPr="0044183B" w:rsidRDefault="003E2A96" w:rsidP="00E27B42">
            <w:pPr>
              <w:pStyle w:val="InstructionalTextTableText10"/>
              <w:rPr>
                <w:i w:val="0"/>
                <w:color w:val="auto"/>
                <w:sz w:val="22"/>
                <w:szCs w:val="22"/>
              </w:rPr>
            </w:pPr>
            <w:r w:rsidRPr="0044183B">
              <w:rPr>
                <w:i w:val="0"/>
                <w:color w:val="auto"/>
                <w:sz w:val="22"/>
                <w:szCs w:val="22"/>
              </w:rPr>
              <w:t>TCP</w:t>
            </w:r>
          </w:p>
        </w:tc>
        <w:tc>
          <w:tcPr>
            <w:tcW w:w="2501" w:type="pct"/>
          </w:tcPr>
          <w:p w14:paraId="73A6AB0D" w14:textId="2B3AC3A8" w:rsidR="00C633A0" w:rsidRPr="0044183B" w:rsidRDefault="003E2A96" w:rsidP="00E27B42">
            <w:pPr>
              <w:pStyle w:val="InstructionalTextTableText10"/>
              <w:rPr>
                <w:i w:val="0"/>
                <w:color w:val="auto"/>
                <w:sz w:val="22"/>
                <w:szCs w:val="22"/>
              </w:rPr>
            </w:pPr>
            <w:r w:rsidRPr="0044183B">
              <w:rPr>
                <w:i w:val="0"/>
                <w:color w:val="auto"/>
                <w:sz w:val="22"/>
                <w:szCs w:val="22"/>
              </w:rPr>
              <w:t>A standard that defines how to establish and maintain a network conversation via which application programs can exchange data.</w:t>
            </w:r>
          </w:p>
        </w:tc>
      </w:tr>
      <w:tr w:rsidR="00C633A0" w14:paraId="1007653C" w14:textId="77777777" w:rsidTr="0044183B">
        <w:trPr>
          <w:cantSplit/>
        </w:trPr>
        <w:tc>
          <w:tcPr>
            <w:tcW w:w="1665" w:type="pct"/>
          </w:tcPr>
          <w:p w14:paraId="4A895D89" w14:textId="735B161E" w:rsidR="00C633A0" w:rsidRPr="0044183B" w:rsidRDefault="00C633A0" w:rsidP="00E27B42">
            <w:pPr>
              <w:pStyle w:val="InstructionalTextTableText10"/>
              <w:rPr>
                <w:i w:val="0"/>
                <w:color w:val="auto"/>
                <w:sz w:val="22"/>
                <w:szCs w:val="22"/>
              </w:rPr>
            </w:pPr>
            <w:r w:rsidRPr="0044183B">
              <w:rPr>
                <w:i w:val="0"/>
                <w:color w:val="auto"/>
                <w:sz w:val="22"/>
                <w:szCs w:val="22"/>
              </w:rPr>
              <w:t>TLT-2H</w:t>
            </w:r>
          </w:p>
        </w:tc>
        <w:tc>
          <w:tcPr>
            <w:tcW w:w="834" w:type="pct"/>
          </w:tcPr>
          <w:p w14:paraId="12D62538" w14:textId="75B53214" w:rsidR="00C633A0" w:rsidRPr="0044183B" w:rsidRDefault="003E2A96" w:rsidP="00E27B42">
            <w:pPr>
              <w:pStyle w:val="InstructionalTextTableText10"/>
              <w:rPr>
                <w:i w:val="0"/>
                <w:color w:val="auto"/>
                <w:sz w:val="22"/>
                <w:szCs w:val="22"/>
              </w:rPr>
            </w:pPr>
            <w:r w:rsidRPr="0044183B">
              <w:rPr>
                <w:i w:val="0"/>
                <w:color w:val="auto"/>
                <w:sz w:val="22"/>
                <w:szCs w:val="22"/>
              </w:rPr>
              <w:t>TLT-2H</w:t>
            </w:r>
          </w:p>
        </w:tc>
        <w:tc>
          <w:tcPr>
            <w:tcW w:w="2501" w:type="pct"/>
          </w:tcPr>
          <w:p w14:paraId="3C5E7DA8" w14:textId="5E8B52E7" w:rsidR="00C633A0" w:rsidRPr="0044183B" w:rsidRDefault="003E2A96" w:rsidP="00E27B42">
            <w:pPr>
              <w:pStyle w:val="InstructionalTextTableText10"/>
              <w:rPr>
                <w:i w:val="0"/>
                <w:color w:val="auto"/>
                <w:sz w:val="22"/>
                <w:szCs w:val="22"/>
              </w:rPr>
            </w:pPr>
            <w:r w:rsidRPr="0044183B">
              <w:rPr>
                <w:i w:val="0"/>
                <w:color w:val="auto"/>
                <w:sz w:val="22"/>
                <w:szCs w:val="22"/>
              </w:rPr>
              <w:t>A GPS communication protocol</w:t>
            </w:r>
          </w:p>
        </w:tc>
      </w:tr>
      <w:tr w:rsidR="00C633A0" w14:paraId="2AA3AC08" w14:textId="77777777" w:rsidTr="0044183B">
        <w:trPr>
          <w:cantSplit/>
        </w:trPr>
        <w:tc>
          <w:tcPr>
            <w:tcW w:w="1665" w:type="pct"/>
          </w:tcPr>
          <w:p w14:paraId="5D122BA1" w14:textId="2B49A110" w:rsidR="00C633A0" w:rsidRPr="0044183B" w:rsidRDefault="003E2A96" w:rsidP="00E27B42">
            <w:pPr>
              <w:pStyle w:val="InstructionalTextTableText10"/>
              <w:rPr>
                <w:i w:val="0"/>
                <w:color w:val="auto"/>
                <w:sz w:val="22"/>
                <w:szCs w:val="22"/>
              </w:rPr>
            </w:pPr>
            <w:r w:rsidRPr="0044183B">
              <w:rPr>
                <w:i w:val="0"/>
                <w:color w:val="auto"/>
                <w:sz w:val="22"/>
                <w:szCs w:val="22"/>
              </w:rPr>
              <w:t>User Datagram Protocol</w:t>
            </w:r>
          </w:p>
        </w:tc>
        <w:tc>
          <w:tcPr>
            <w:tcW w:w="834" w:type="pct"/>
          </w:tcPr>
          <w:p w14:paraId="1D20B62E" w14:textId="56FE10F3" w:rsidR="00C633A0" w:rsidRPr="0044183B" w:rsidRDefault="003E2A96" w:rsidP="00E27B42">
            <w:pPr>
              <w:pStyle w:val="InstructionalTextTableText10"/>
              <w:rPr>
                <w:i w:val="0"/>
                <w:color w:val="auto"/>
                <w:sz w:val="22"/>
                <w:szCs w:val="22"/>
              </w:rPr>
            </w:pPr>
            <w:r w:rsidRPr="0044183B">
              <w:rPr>
                <w:i w:val="0"/>
                <w:color w:val="auto"/>
                <w:sz w:val="22"/>
                <w:szCs w:val="22"/>
              </w:rPr>
              <w:t>UDP</w:t>
            </w:r>
          </w:p>
        </w:tc>
        <w:tc>
          <w:tcPr>
            <w:tcW w:w="2501" w:type="pct"/>
          </w:tcPr>
          <w:p w14:paraId="0AF9C267" w14:textId="315AFF5D" w:rsidR="00C633A0" w:rsidRPr="0044183B" w:rsidRDefault="003E2A96" w:rsidP="00E27B42">
            <w:pPr>
              <w:pStyle w:val="InstructionalTextTableText10"/>
              <w:rPr>
                <w:i w:val="0"/>
                <w:color w:val="auto"/>
                <w:sz w:val="22"/>
                <w:szCs w:val="22"/>
              </w:rPr>
            </w:pPr>
            <w:r w:rsidRPr="0044183B">
              <w:rPr>
                <w:i w:val="0"/>
                <w:color w:val="auto"/>
                <w:sz w:val="22"/>
                <w:szCs w:val="22"/>
              </w:rPr>
              <w:t>An alternative communications protocol to TCP used primarily for establishing low-latency and loss tolerating connections between applications on the Internet.</w:t>
            </w:r>
          </w:p>
        </w:tc>
      </w:tr>
      <w:tr w:rsidR="00C633A0" w14:paraId="00164763" w14:textId="77777777" w:rsidTr="0044183B">
        <w:trPr>
          <w:cantSplit/>
        </w:trPr>
        <w:tc>
          <w:tcPr>
            <w:tcW w:w="1665" w:type="pct"/>
          </w:tcPr>
          <w:p w14:paraId="35979059" w14:textId="23A8B8DA" w:rsidR="00C633A0" w:rsidRPr="0044183B" w:rsidRDefault="003E2A96" w:rsidP="00E27B42">
            <w:pPr>
              <w:pStyle w:val="InstructionalTextTableText10"/>
              <w:rPr>
                <w:i w:val="0"/>
                <w:color w:val="auto"/>
                <w:sz w:val="22"/>
                <w:szCs w:val="22"/>
              </w:rPr>
            </w:pPr>
            <w:r w:rsidRPr="0044183B">
              <w:rPr>
                <w:i w:val="0"/>
                <w:color w:val="auto"/>
                <w:sz w:val="22"/>
                <w:szCs w:val="22"/>
              </w:rPr>
              <w:t>Coordinated Universal Time</w:t>
            </w:r>
          </w:p>
        </w:tc>
        <w:tc>
          <w:tcPr>
            <w:tcW w:w="834" w:type="pct"/>
          </w:tcPr>
          <w:p w14:paraId="1289753C" w14:textId="1CD3646F" w:rsidR="00C633A0" w:rsidRPr="0044183B" w:rsidRDefault="00C633A0" w:rsidP="00E27B42">
            <w:pPr>
              <w:pStyle w:val="InstructionalTextTableText10"/>
              <w:rPr>
                <w:i w:val="0"/>
                <w:color w:val="auto"/>
                <w:sz w:val="22"/>
                <w:szCs w:val="22"/>
              </w:rPr>
            </w:pPr>
            <w:r w:rsidRPr="0044183B">
              <w:rPr>
                <w:i w:val="0"/>
                <w:color w:val="auto"/>
                <w:sz w:val="22"/>
                <w:szCs w:val="22"/>
              </w:rPr>
              <w:t>UTC</w:t>
            </w:r>
          </w:p>
        </w:tc>
        <w:tc>
          <w:tcPr>
            <w:tcW w:w="2501" w:type="pct"/>
          </w:tcPr>
          <w:p w14:paraId="3E633C8A" w14:textId="5EA7C94C" w:rsidR="00C633A0" w:rsidRPr="0044183B" w:rsidRDefault="003E2A96" w:rsidP="00E27B42">
            <w:pPr>
              <w:pStyle w:val="InstructionalTextTableText10"/>
              <w:rPr>
                <w:i w:val="0"/>
                <w:color w:val="auto"/>
                <w:sz w:val="22"/>
                <w:szCs w:val="22"/>
              </w:rPr>
            </w:pPr>
            <w:r w:rsidRPr="0044183B">
              <w:rPr>
                <w:i w:val="0"/>
                <w:color w:val="auto"/>
                <w:sz w:val="22"/>
                <w:szCs w:val="22"/>
              </w:rPr>
              <w:t>The time standard commonly used across the world.</w:t>
            </w:r>
          </w:p>
        </w:tc>
      </w:tr>
      <w:tr w:rsidR="00C633A0" w14:paraId="62CF194F" w14:textId="77777777" w:rsidTr="0044183B">
        <w:trPr>
          <w:cantSplit/>
        </w:trPr>
        <w:tc>
          <w:tcPr>
            <w:tcW w:w="1665" w:type="pct"/>
          </w:tcPr>
          <w:p w14:paraId="7A2C77D2" w14:textId="3AE58310" w:rsidR="00C633A0" w:rsidRPr="0044183B" w:rsidRDefault="0044183B" w:rsidP="00E27B42">
            <w:pPr>
              <w:pStyle w:val="InstructionalTextTableText10"/>
              <w:rPr>
                <w:i w:val="0"/>
                <w:color w:val="auto"/>
                <w:sz w:val="22"/>
                <w:szCs w:val="22"/>
              </w:rPr>
            </w:pPr>
            <w:r w:rsidRPr="0044183B">
              <w:rPr>
                <w:i w:val="0"/>
                <w:color w:val="auto"/>
                <w:sz w:val="22"/>
                <w:szCs w:val="22"/>
              </w:rPr>
              <w:t>Web Application Description Language</w:t>
            </w:r>
          </w:p>
        </w:tc>
        <w:tc>
          <w:tcPr>
            <w:tcW w:w="834" w:type="pct"/>
          </w:tcPr>
          <w:p w14:paraId="16FD9E97" w14:textId="7BFAEE4B" w:rsidR="00C633A0" w:rsidRPr="0044183B" w:rsidRDefault="0044183B" w:rsidP="00E27B42">
            <w:pPr>
              <w:pStyle w:val="InstructionalTextTableText10"/>
              <w:rPr>
                <w:i w:val="0"/>
                <w:color w:val="auto"/>
                <w:sz w:val="22"/>
                <w:szCs w:val="22"/>
              </w:rPr>
            </w:pPr>
            <w:r w:rsidRPr="0044183B">
              <w:rPr>
                <w:i w:val="0"/>
                <w:color w:val="auto"/>
                <w:sz w:val="22"/>
                <w:szCs w:val="22"/>
              </w:rPr>
              <w:t>WADL</w:t>
            </w:r>
          </w:p>
        </w:tc>
        <w:tc>
          <w:tcPr>
            <w:tcW w:w="2501" w:type="pct"/>
          </w:tcPr>
          <w:p w14:paraId="1AB9BE88" w14:textId="07808E6A" w:rsidR="00C633A0" w:rsidRPr="0044183B" w:rsidRDefault="0044183B" w:rsidP="00E27B42">
            <w:pPr>
              <w:pStyle w:val="InstructionalTextTableText10"/>
              <w:rPr>
                <w:i w:val="0"/>
                <w:color w:val="auto"/>
                <w:sz w:val="22"/>
                <w:szCs w:val="22"/>
              </w:rPr>
            </w:pPr>
            <w:r w:rsidRPr="0044183B">
              <w:rPr>
                <w:i w:val="0"/>
                <w:color w:val="auto"/>
                <w:sz w:val="22"/>
                <w:szCs w:val="22"/>
              </w:rPr>
              <w:t>Design</w:t>
            </w:r>
            <w:r>
              <w:rPr>
                <w:i w:val="0"/>
                <w:color w:val="auto"/>
                <w:sz w:val="22"/>
                <w:szCs w:val="22"/>
              </w:rPr>
              <w:t xml:space="preserve">ed to provide a </w:t>
            </w:r>
            <w:r w:rsidRPr="0044183B">
              <w:rPr>
                <w:i w:val="0"/>
                <w:color w:val="auto"/>
                <w:sz w:val="22"/>
                <w:szCs w:val="22"/>
              </w:rPr>
              <w:t>description of HTTP-based Web applications</w:t>
            </w:r>
            <w:r>
              <w:rPr>
                <w:i w:val="0"/>
                <w:color w:val="auto"/>
                <w:sz w:val="22"/>
                <w:szCs w:val="22"/>
              </w:rPr>
              <w:t xml:space="preserve"> that can be processed by machines</w:t>
            </w:r>
            <w:r w:rsidRPr="0044183B">
              <w:rPr>
                <w:i w:val="0"/>
                <w:color w:val="auto"/>
                <w:sz w:val="22"/>
                <w:szCs w:val="22"/>
              </w:rPr>
              <w:t>.</w:t>
            </w:r>
          </w:p>
        </w:tc>
      </w:tr>
    </w:tbl>
    <w:p w14:paraId="341BE121" w14:textId="77777777" w:rsidR="00C02266" w:rsidRDefault="00C02266" w:rsidP="00C02266">
      <w:pPr>
        <w:pStyle w:val="Caption"/>
      </w:pPr>
      <w:r>
        <w:t xml:space="preserve">Table </w:t>
      </w:r>
      <w:r>
        <w:fldChar w:fldCharType="begin"/>
      </w:r>
      <w:r>
        <w:instrText xml:space="preserve"> SEQ Table \* ARABIC </w:instrText>
      </w:r>
      <w:r>
        <w:fldChar w:fldCharType="separate"/>
      </w:r>
      <w:r>
        <w:rPr>
          <w:noProof/>
        </w:rPr>
        <w:t>45</w:t>
      </w:r>
      <w:r>
        <w:fldChar w:fldCharType="end"/>
      </w:r>
      <w:r>
        <w:rPr>
          <w:noProof/>
        </w:rPr>
        <w:t>:</w:t>
      </w:r>
      <w:r>
        <w:t xml:space="preserve"> Glossary</w:t>
      </w:r>
    </w:p>
    <w:p w14:paraId="4EB54807" w14:textId="77777777" w:rsidR="00E27B42" w:rsidRPr="00652A85" w:rsidRDefault="00E27B42" w:rsidP="00E27B42">
      <w:pPr>
        <w:pStyle w:val="BodyText"/>
      </w:pPr>
    </w:p>
    <w:p w14:paraId="1B990205" w14:textId="77777777" w:rsidR="00E27B42" w:rsidRPr="00BF5F65" w:rsidRDefault="00E27B42" w:rsidP="00E27B42">
      <w:pPr>
        <w:pStyle w:val="BackMatterHeading"/>
      </w:pPr>
      <w:bookmarkStart w:id="867" w:name="_Toc396111630"/>
      <w:bookmarkStart w:id="868" w:name="AppD"/>
      <w:bookmarkStart w:id="869" w:name="_Toc443996754"/>
      <w:bookmarkStart w:id="870" w:name="_Toc444160457"/>
      <w:bookmarkStart w:id="871" w:name="_Toc496820111"/>
      <w:r>
        <w:lastRenderedPageBreak/>
        <w:t xml:space="preserve">Appendix D: </w:t>
      </w:r>
      <w:r w:rsidRPr="00BF5F65">
        <w:t>Referenced Documents</w:t>
      </w:r>
      <w:bookmarkEnd w:id="867"/>
      <w:bookmarkEnd w:id="868"/>
      <w:bookmarkEnd w:id="869"/>
      <w:bookmarkEnd w:id="870"/>
      <w:bookmarkEnd w:id="871"/>
    </w:p>
    <w:tbl>
      <w:tblPr>
        <w:tblStyle w:val="TableGrid"/>
        <w:tblW w:w="5000" w:type="pct"/>
        <w:tblLayout w:type="fixed"/>
        <w:tblLook w:val="01E0" w:firstRow="1" w:lastRow="1" w:firstColumn="1" w:lastColumn="1" w:noHBand="0" w:noVBand="0"/>
        <w:tblCaption w:val="Referenced Documents"/>
        <w:tblDescription w:val="This table presents the following information for each referenced document:&#10;&#10;Document Name&#10;Document Location/URL&#10;Issuance Date"/>
      </w:tblPr>
      <w:tblGrid>
        <w:gridCol w:w="1697"/>
        <w:gridCol w:w="6236"/>
        <w:gridCol w:w="1417"/>
      </w:tblGrid>
      <w:tr w:rsidR="00E27B42" w:rsidRPr="00B76035" w14:paraId="75FF3654" w14:textId="77777777" w:rsidTr="00320C8D">
        <w:trPr>
          <w:cantSplit/>
          <w:tblHeader/>
        </w:trPr>
        <w:tc>
          <w:tcPr>
            <w:tcW w:w="907" w:type="pct"/>
            <w:shd w:val="clear" w:color="auto" w:fill="1F497D"/>
            <w:vAlign w:val="center"/>
          </w:tcPr>
          <w:p w14:paraId="45FD620F" w14:textId="77777777" w:rsidR="00E27B42" w:rsidRPr="00EC0B41" w:rsidRDefault="00E27B42" w:rsidP="00E27B42">
            <w:pPr>
              <w:pStyle w:val="TableText10HeaderCenter"/>
            </w:pPr>
            <w:r w:rsidRPr="00EC0B41">
              <w:t>Document Name</w:t>
            </w:r>
          </w:p>
        </w:tc>
        <w:tc>
          <w:tcPr>
            <w:tcW w:w="3335" w:type="pct"/>
            <w:shd w:val="clear" w:color="auto" w:fill="1F497D"/>
            <w:vAlign w:val="center"/>
          </w:tcPr>
          <w:p w14:paraId="24A7AAD3" w14:textId="77777777" w:rsidR="00E27B42" w:rsidRPr="00EC0B41" w:rsidRDefault="00E27B42" w:rsidP="00E27B42">
            <w:pPr>
              <w:pStyle w:val="TableText10HeaderCenter"/>
            </w:pPr>
            <w:r w:rsidRPr="00EC0B41">
              <w:t xml:space="preserve">Document </w:t>
            </w:r>
            <w:r>
              <w:t>Location</w:t>
            </w:r>
            <w:r w:rsidRPr="00EC0B41">
              <w:t xml:space="preserve"> and/or URL</w:t>
            </w:r>
          </w:p>
        </w:tc>
        <w:tc>
          <w:tcPr>
            <w:tcW w:w="758" w:type="pct"/>
            <w:shd w:val="clear" w:color="auto" w:fill="1F497D"/>
            <w:vAlign w:val="center"/>
          </w:tcPr>
          <w:p w14:paraId="4F511E2B" w14:textId="77777777" w:rsidR="00E27B42" w:rsidRPr="00EC0B41" w:rsidRDefault="00E27B42" w:rsidP="00E27B42">
            <w:pPr>
              <w:pStyle w:val="TableText10HeaderCenter"/>
            </w:pPr>
            <w:r w:rsidRPr="00EC0B41">
              <w:t>Issuance Date</w:t>
            </w:r>
          </w:p>
        </w:tc>
      </w:tr>
      <w:tr w:rsidR="00E27B42" w:rsidRPr="00B76035" w14:paraId="396F42E9" w14:textId="77777777" w:rsidTr="00320C8D">
        <w:trPr>
          <w:cantSplit/>
        </w:trPr>
        <w:tc>
          <w:tcPr>
            <w:tcW w:w="907" w:type="pct"/>
          </w:tcPr>
          <w:p w14:paraId="5AD42522" w14:textId="3075A14B" w:rsidR="00E27B42" w:rsidRPr="006750F6" w:rsidRDefault="006750F6" w:rsidP="00E27B42">
            <w:pPr>
              <w:pStyle w:val="InstructionalTextTableText10"/>
              <w:rPr>
                <w:i w:val="0"/>
                <w:color w:val="auto"/>
                <w:sz w:val="22"/>
                <w:szCs w:val="22"/>
              </w:rPr>
            </w:pPr>
            <w:r w:rsidRPr="006750F6">
              <w:rPr>
                <w:i w:val="0"/>
                <w:color w:val="auto"/>
                <w:sz w:val="22"/>
                <w:szCs w:val="22"/>
              </w:rPr>
              <w:t>Technology Scan and Feasibility Analysis</w:t>
            </w:r>
          </w:p>
        </w:tc>
        <w:tc>
          <w:tcPr>
            <w:tcW w:w="3335" w:type="pct"/>
          </w:tcPr>
          <w:p w14:paraId="17A1637E" w14:textId="13B85CFC" w:rsidR="00E27B42" w:rsidRPr="007A3EAA" w:rsidRDefault="007A3EAA" w:rsidP="007A3EAA">
            <w:pPr>
              <w:pStyle w:val="InstructionalTextTableText10"/>
              <w:rPr>
                <w:i w:val="0"/>
                <w:color w:val="auto"/>
                <w:sz w:val="22"/>
                <w:szCs w:val="22"/>
              </w:rPr>
            </w:pPr>
            <w:r w:rsidRPr="007A3EAA">
              <w:rPr>
                <w:i w:val="0"/>
                <w:color w:val="auto"/>
                <w:sz w:val="22"/>
                <w:szCs w:val="22"/>
              </w:rPr>
              <w:t>https://github.com/Danielle-Heinrich/ICT-Project/raw/master/Technology%20Scan%20and%20Feasibility%20Analysis.docx</w:t>
            </w:r>
          </w:p>
        </w:tc>
        <w:tc>
          <w:tcPr>
            <w:tcW w:w="758" w:type="pct"/>
          </w:tcPr>
          <w:p w14:paraId="25729FF5" w14:textId="0319E034" w:rsidR="00E27B42" w:rsidRPr="006750F6" w:rsidRDefault="006750F6" w:rsidP="00E27B42">
            <w:pPr>
              <w:pStyle w:val="InstructionalTextTableText10"/>
              <w:rPr>
                <w:i w:val="0"/>
                <w:color w:val="auto"/>
                <w:sz w:val="22"/>
                <w:szCs w:val="22"/>
              </w:rPr>
            </w:pPr>
            <w:r w:rsidRPr="006750F6">
              <w:rPr>
                <w:i w:val="0"/>
                <w:color w:val="auto"/>
                <w:sz w:val="22"/>
                <w:szCs w:val="22"/>
              </w:rPr>
              <w:t>24/08/2017</w:t>
            </w:r>
          </w:p>
        </w:tc>
      </w:tr>
      <w:tr w:rsidR="00320C8D" w:rsidRPr="00B76035" w14:paraId="7FC1157A" w14:textId="77777777" w:rsidTr="00320C8D">
        <w:trPr>
          <w:cantSplit/>
        </w:trPr>
        <w:tc>
          <w:tcPr>
            <w:tcW w:w="907" w:type="pct"/>
          </w:tcPr>
          <w:p w14:paraId="1F977951" w14:textId="3ACB74FF" w:rsidR="00320C8D" w:rsidRPr="006750F6" w:rsidRDefault="00320C8D" w:rsidP="00E27B42">
            <w:pPr>
              <w:pStyle w:val="InstructionalTextTableText10"/>
              <w:rPr>
                <w:i w:val="0"/>
                <w:color w:val="auto"/>
                <w:sz w:val="22"/>
                <w:szCs w:val="22"/>
              </w:rPr>
            </w:pPr>
            <w:r>
              <w:rPr>
                <w:i w:val="0"/>
                <w:color w:val="auto"/>
                <w:sz w:val="22"/>
                <w:szCs w:val="22"/>
              </w:rPr>
              <w:t>System Requirements</w:t>
            </w:r>
          </w:p>
        </w:tc>
        <w:tc>
          <w:tcPr>
            <w:tcW w:w="3335" w:type="pct"/>
          </w:tcPr>
          <w:p w14:paraId="1115CC6E" w14:textId="1D52ED00" w:rsidR="00320C8D" w:rsidRPr="007A3EAA" w:rsidRDefault="00320C8D" w:rsidP="007A3EAA">
            <w:pPr>
              <w:pStyle w:val="InstructionalTextTableText10"/>
              <w:rPr>
                <w:i w:val="0"/>
                <w:color w:val="auto"/>
                <w:sz w:val="22"/>
                <w:szCs w:val="22"/>
              </w:rPr>
            </w:pPr>
            <w:r w:rsidRPr="00320C8D">
              <w:rPr>
                <w:i w:val="0"/>
                <w:color w:val="auto"/>
                <w:sz w:val="22"/>
                <w:szCs w:val="22"/>
              </w:rPr>
              <w:t>https://github.com/Danielle-Heinrich/ICT-Project/raw/master/System%20Requirements%20V2.0.docx</w:t>
            </w:r>
          </w:p>
        </w:tc>
        <w:tc>
          <w:tcPr>
            <w:tcW w:w="758" w:type="pct"/>
          </w:tcPr>
          <w:p w14:paraId="0C504DB0" w14:textId="4766F508" w:rsidR="00320C8D" w:rsidRPr="006750F6" w:rsidRDefault="00320C8D" w:rsidP="00E27B42">
            <w:pPr>
              <w:pStyle w:val="InstructionalTextTableText10"/>
              <w:rPr>
                <w:i w:val="0"/>
                <w:color w:val="auto"/>
                <w:sz w:val="22"/>
                <w:szCs w:val="22"/>
              </w:rPr>
            </w:pPr>
            <w:r>
              <w:rPr>
                <w:i w:val="0"/>
                <w:color w:val="auto"/>
                <w:sz w:val="22"/>
                <w:szCs w:val="22"/>
              </w:rPr>
              <w:t>26/09/2017</w:t>
            </w:r>
          </w:p>
        </w:tc>
      </w:tr>
      <w:tr w:rsidR="002E0964" w:rsidRPr="00B76035" w14:paraId="027E1C5A" w14:textId="77777777" w:rsidTr="00320C8D">
        <w:trPr>
          <w:cantSplit/>
        </w:trPr>
        <w:tc>
          <w:tcPr>
            <w:tcW w:w="907" w:type="pct"/>
          </w:tcPr>
          <w:p w14:paraId="425C83F7" w14:textId="3DE734BB" w:rsidR="002E0964" w:rsidRDefault="002E0964" w:rsidP="00E27B42">
            <w:pPr>
              <w:pStyle w:val="InstructionalTextTableText10"/>
              <w:rPr>
                <w:i w:val="0"/>
                <w:color w:val="auto"/>
                <w:sz w:val="22"/>
                <w:szCs w:val="22"/>
              </w:rPr>
            </w:pPr>
            <w:r>
              <w:rPr>
                <w:i w:val="0"/>
                <w:color w:val="auto"/>
                <w:sz w:val="22"/>
                <w:szCs w:val="22"/>
              </w:rPr>
              <w:t>Before and After</w:t>
            </w:r>
          </w:p>
        </w:tc>
        <w:tc>
          <w:tcPr>
            <w:tcW w:w="3335" w:type="pct"/>
          </w:tcPr>
          <w:p w14:paraId="723F729E" w14:textId="4B7F8B37" w:rsidR="002E0964" w:rsidRPr="00320C8D" w:rsidRDefault="002E0964" w:rsidP="007A3EAA">
            <w:pPr>
              <w:pStyle w:val="InstructionalTextTableText10"/>
              <w:rPr>
                <w:i w:val="0"/>
                <w:color w:val="auto"/>
                <w:sz w:val="22"/>
                <w:szCs w:val="22"/>
              </w:rPr>
            </w:pPr>
            <w:r w:rsidRPr="002E0964">
              <w:rPr>
                <w:i w:val="0"/>
                <w:color w:val="auto"/>
                <w:sz w:val="22"/>
                <w:szCs w:val="22"/>
              </w:rPr>
              <w:t>https://github.com/Danielle-Heinrich/ICT-Project/raw/master/Before%20and%20After.docx</w:t>
            </w:r>
          </w:p>
        </w:tc>
        <w:tc>
          <w:tcPr>
            <w:tcW w:w="758" w:type="pct"/>
          </w:tcPr>
          <w:p w14:paraId="071D1A14" w14:textId="107D80BB" w:rsidR="002E0964" w:rsidRDefault="002E0964" w:rsidP="00E27B42">
            <w:pPr>
              <w:pStyle w:val="InstructionalTextTableText10"/>
              <w:rPr>
                <w:i w:val="0"/>
                <w:color w:val="auto"/>
                <w:sz w:val="22"/>
                <w:szCs w:val="22"/>
              </w:rPr>
            </w:pPr>
            <w:r>
              <w:rPr>
                <w:i w:val="0"/>
                <w:color w:val="auto"/>
                <w:sz w:val="22"/>
                <w:szCs w:val="22"/>
              </w:rPr>
              <w:t>05/10/2017</w:t>
            </w:r>
          </w:p>
        </w:tc>
      </w:tr>
    </w:tbl>
    <w:p w14:paraId="25E8DD4A" w14:textId="77777777" w:rsidR="00C02266" w:rsidRDefault="00C02266" w:rsidP="00C02266">
      <w:pPr>
        <w:pStyle w:val="Caption"/>
      </w:pPr>
      <w:r>
        <w:t xml:space="preserve">Table </w:t>
      </w:r>
      <w:r>
        <w:fldChar w:fldCharType="begin"/>
      </w:r>
      <w:r>
        <w:instrText xml:space="preserve"> SEQ Table \* ARABIC </w:instrText>
      </w:r>
      <w:r>
        <w:fldChar w:fldCharType="separate"/>
      </w:r>
      <w:r>
        <w:rPr>
          <w:noProof/>
        </w:rPr>
        <w:t>46</w:t>
      </w:r>
      <w:r>
        <w:fldChar w:fldCharType="end"/>
      </w:r>
      <w:r>
        <w:t>: Referenced Documents</w:t>
      </w:r>
    </w:p>
    <w:p w14:paraId="46A9D62B" w14:textId="77777777" w:rsidR="00C633A0" w:rsidRDefault="00C633A0" w:rsidP="00A92DDA">
      <w:pPr>
        <w:spacing w:before="0" w:after="160" w:line="259" w:lineRule="auto"/>
        <w:rPr>
          <w:rFonts w:eastAsiaTheme="minorHAnsi" w:cs="Arial"/>
          <w:szCs w:val="22"/>
          <w:lang w:val="en-SG"/>
        </w:rPr>
      </w:pPr>
    </w:p>
    <w:p w14:paraId="011F8E46" w14:textId="5E06D1C2" w:rsidR="00A92DDA" w:rsidRPr="00A92DDA" w:rsidRDefault="00A92DDA" w:rsidP="00A92DDA">
      <w:pPr>
        <w:spacing w:before="0" w:after="160" w:line="259" w:lineRule="auto"/>
        <w:rPr>
          <w:rFonts w:eastAsiaTheme="minorHAnsi" w:cs="Arial"/>
          <w:szCs w:val="22"/>
          <w:lang w:val="en-SG"/>
        </w:rPr>
      </w:pPr>
      <w:r w:rsidRPr="00A92DDA">
        <w:rPr>
          <w:rFonts w:eastAsiaTheme="minorHAnsi" w:cs="Arial"/>
          <w:szCs w:val="22"/>
          <w:lang w:val="en-SG"/>
        </w:rPr>
        <w:t>DST Group 2016, Defence Science and Technology Strategic Plan 2013-2018, Australian Government, viewed 30 July 2017, &lt;https://www.dst.defence.gov.au/sites/default/files/basic_pages/documents/dst-strategic-plan-2016-update.pdf&gt;.</w:t>
      </w:r>
    </w:p>
    <w:p w14:paraId="32A1D67E" w14:textId="77777777" w:rsidR="00A92DDA" w:rsidRPr="00A92DDA" w:rsidRDefault="00A92DDA" w:rsidP="00A92DDA">
      <w:pPr>
        <w:spacing w:before="0" w:after="160" w:line="259" w:lineRule="auto"/>
        <w:rPr>
          <w:rFonts w:eastAsiaTheme="minorHAnsi" w:cs="Arial"/>
          <w:szCs w:val="22"/>
          <w:lang w:val="en-SG"/>
        </w:rPr>
      </w:pPr>
      <w:r w:rsidRPr="00A92DDA">
        <w:rPr>
          <w:rFonts w:eastAsiaTheme="minorHAnsi" w:cs="Arial"/>
          <w:szCs w:val="22"/>
          <w:lang w:val="en-SG"/>
        </w:rPr>
        <w:t>DST Group 2016, National Security and Intelligence, Surveillance and Reconnaissance Division Strategic Plan 2016-2020, Australian Government, viewed 30 July 2017, &lt;https://www.dst.defence.gov.au/sites/default/files/publications/documents/National%20Security%20and%20ISR%20S%26T%20Strategy%202016-2020.pdf&gt;.</w:t>
      </w:r>
    </w:p>
    <w:p w14:paraId="05AE690F" w14:textId="77777777" w:rsidR="00A92DDA" w:rsidRPr="00A92DDA" w:rsidRDefault="00A92DDA" w:rsidP="00A92DDA">
      <w:pPr>
        <w:spacing w:before="0" w:after="160" w:line="259" w:lineRule="auto"/>
        <w:rPr>
          <w:rFonts w:eastAsiaTheme="minorHAnsi" w:cs="Arial"/>
          <w:szCs w:val="22"/>
          <w:lang w:val="en-SG"/>
        </w:rPr>
      </w:pPr>
      <w:r w:rsidRPr="00A92DDA">
        <w:rPr>
          <w:rFonts w:eastAsiaTheme="minorHAnsi" w:cs="Arial"/>
          <w:szCs w:val="22"/>
          <w:lang w:val="en-SG"/>
        </w:rPr>
        <w:t xml:space="preserve">DST Group 2017, </w:t>
      </w:r>
      <w:r w:rsidRPr="00A92DDA">
        <w:rPr>
          <w:rFonts w:eastAsiaTheme="minorHAnsi" w:cs="Arial"/>
          <w:i/>
          <w:szCs w:val="22"/>
          <w:lang w:val="en-SG"/>
        </w:rPr>
        <w:t xml:space="preserve">Information Integration, </w:t>
      </w:r>
      <w:r w:rsidRPr="00A92DDA">
        <w:rPr>
          <w:rFonts w:eastAsiaTheme="minorHAnsi" w:cs="Arial"/>
          <w:szCs w:val="22"/>
          <w:lang w:val="en-SG"/>
        </w:rPr>
        <w:t>Defence Science and Technology Group, Australian Government, viewed 09 August 2017, &lt; https://www.dst.defence.gov.au/capability/information-integration&gt;.</w:t>
      </w:r>
    </w:p>
    <w:p w14:paraId="0F0115CB" w14:textId="77777777" w:rsidR="00A92DDA" w:rsidRPr="00A92DDA" w:rsidRDefault="00A92DDA" w:rsidP="00A92DDA">
      <w:pPr>
        <w:spacing w:before="0" w:after="160" w:line="259" w:lineRule="auto"/>
        <w:rPr>
          <w:rFonts w:eastAsiaTheme="minorHAnsi" w:cs="Arial"/>
          <w:szCs w:val="22"/>
          <w:lang w:val="en-SG"/>
        </w:rPr>
      </w:pPr>
      <w:r w:rsidRPr="00A92DDA">
        <w:rPr>
          <w:rFonts w:eastAsiaTheme="minorHAnsi" w:cs="Arial"/>
          <w:szCs w:val="22"/>
          <w:lang w:val="en-SG"/>
        </w:rPr>
        <w:t xml:space="preserve">Smithsonian 2017, </w:t>
      </w:r>
      <w:r w:rsidRPr="00A92DDA">
        <w:rPr>
          <w:rFonts w:eastAsiaTheme="minorHAnsi" w:cs="Arial"/>
          <w:i/>
          <w:szCs w:val="22"/>
          <w:lang w:val="en-SG"/>
        </w:rPr>
        <w:t xml:space="preserve">Blue Force Tracker System, </w:t>
      </w:r>
      <w:r w:rsidRPr="00A92DDA">
        <w:rPr>
          <w:rFonts w:eastAsiaTheme="minorHAnsi" w:cs="Arial"/>
          <w:szCs w:val="22"/>
          <w:lang w:val="en-SG"/>
        </w:rPr>
        <w:t>Time and Navigation, Smithsonian, viewed 30 July 2017, &lt;https://timeandnavigation.si.edu/multimedia-asset/blue-force-tracker-system&gt;.</w:t>
      </w:r>
    </w:p>
    <w:p w14:paraId="37ADC475" w14:textId="77777777" w:rsidR="00A92DDA" w:rsidRPr="00A92DDA" w:rsidRDefault="00A92DDA" w:rsidP="00A92DDA">
      <w:pPr>
        <w:spacing w:before="0" w:after="160" w:line="259" w:lineRule="auto"/>
        <w:rPr>
          <w:rFonts w:eastAsiaTheme="minorHAnsi" w:cs="Arial"/>
          <w:szCs w:val="22"/>
          <w:lang w:val="en-SG"/>
        </w:rPr>
      </w:pPr>
      <w:r w:rsidRPr="00A92DDA">
        <w:rPr>
          <w:rFonts w:eastAsiaTheme="minorHAnsi" w:cs="Arial"/>
          <w:szCs w:val="22"/>
          <w:lang w:val="en-SG"/>
        </w:rPr>
        <w:t xml:space="preserve">Smithsonian National Air and Space Museum 2012, </w:t>
      </w:r>
      <w:r w:rsidRPr="00A92DDA">
        <w:rPr>
          <w:rFonts w:eastAsiaTheme="minorHAnsi" w:cs="Arial"/>
          <w:i/>
          <w:szCs w:val="22"/>
          <w:lang w:val="en-SG"/>
        </w:rPr>
        <w:t xml:space="preserve">The Blue Force Tracker System, </w:t>
      </w:r>
      <w:r w:rsidRPr="00A92DDA">
        <w:rPr>
          <w:rFonts w:eastAsiaTheme="minorHAnsi" w:cs="Arial"/>
          <w:szCs w:val="22"/>
          <w:lang w:val="en-SG"/>
        </w:rPr>
        <w:t>video, YouTube, 5 April 2013, viewed 30 July 2017, &lt;https://www.youtube.com/watch?v=gsjl_bKuc_o&gt;.</w:t>
      </w:r>
    </w:p>
    <w:p w14:paraId="3A94C1DB" w14:textId="140B6683" w:rsidR="00E27B42" w:rsidRPr="00A92DDA" w:rsidRDefault="00A92DDA" w:rsidP="00A92DDA">
      <w:pPr>
        <w:spacing w:before="0" w:after="160" w:line="259" w:lineRule="auto"/>
        <w:rPr>
          <w:rFonts w:eastAsiaTheme="minorHAnsi" w:cs="Arial"/>
          <w:szCs w:val="22"/>
          <w:lang w:val="en-SG"/>
        </w:rPr>
      </w:pPr>
      <w:r w:rsidRPr="00A92DDA">
        <w:rPr>
          <w:rFonts w:eastAsiaTheme="minorHAnsi" w:cs="Arial"/>
          <w:szCs w:val="22"/>
          <w:lang w:val="en-SG"/>
        </w:rPr>
        <w:t xml:space="preserve">Wikipedia 2017, </w:t>
      </w:r>
      <w:r w:rsidRPr="00A92DDA">
        <w:rPr>
          <w:rFonts w:eastAsiaTheme="minorHAnsi" w:cs="Arial"/>
          <w:i/>
          <w:szCs w:val="22"/>
          <w:lang w:val="en-SG"/>
        </w:rPr>
        <w:t xml:space="preserve">Blue Force Tracking, </w:t>
      </w:r>
      <w:r w:rsidRPr="00A92DDA">
        <w:rPr>
          <w:rFonts w:eastAsiaTheme="minorHAnsi" w:cs="Arial"/>
          <w:szCs w:val="22"/>
          <w:lang w:val="en-SG"/>
        </w:rPr>
        <w:t>Wikipedia, viewed 30 July 2017, &lt;https://en.wikipedia.org/wiki/Blue_Force_Tracking&gt;.</w:t>
      </w:r>
    </w:p>
    <w:p w14:paraId="77DDCFF6" w14:textId="77777777" w:rsidR="00E27B42" w:rsidRPr="00BF5F65" w:rsidRDefault="00E27B42" w:rsidP="00E27B42">
      <w:pPr>
        <w:pStyle w:val="BackMatterHeading"/>
      </w:pPr>
      <w:bookmarkStart w:id="872" w:name="_Toc396111631"/>
      <w:bookmarkStart w:id="873" w:name="_Ref441825902"/>
      <w:bookmarkStart w:id="874" w:name="_Ref441827502"/>
      <w:bookmarkStart w:id="875" w:name="AppE"/>
      <w:bookmarkStart w:id="876" w:name="_Toc443996755"/>
      <w:bookmarkStart w:id="877" w:name="_Toc444160458"/>
      <w:bookmarkStart w:id="878" w:name="_Toc496820112"/>
      <w:r>
        <w:lastRenderedPageBreak/>
        <w:t xml:space="preserve">Appendix E: </w:t>
      </w:r>
      <w:r w:rsidRPr="00BF5F65">
        <w:t>Approvals</w:t>
      </w:r>
      <w:bookmarkEnd w:id="872"/>
      <w:bookmarkEnd w:id="873"/>
      <w:bookmarkEnd w:id="874"/>
      <w:bookmarkEnd w:id="875"/>
      <w:bookmarkEnd w:id="876"/>
      <w:bookmarkEnd w:id="877"/>
      <w:bookmarkEnd w:id="878"/>
    </w:p>
    <w:p w14:paraId="138015AB" w14:textId="77777777" w:rsidR="00E27B42" w:rsidRPr="006B68A0" w:rsidRDefault="00E27B42" w:rsidP="00E27B42">
      <w:pPr>
        <w:pStyle w:val="BodyText"/>
      </w:pPr>
      <w:r w:rsidRPr="006B68A0">
        <w:t xml:space="preserve">The undersigned acknowledge that they have reviewed the </w:t>
      </w:r>
      <w:r>
        <w:t>SDD</w:t>
      </w:r>
      <w:r w:rsidRPr="006B68A0">
        <w:t xml:space="preserve"> and agree with the information presented within this document. Changes to this </w:t>
      </w:r>
      <w:r>
        <w:t>SDD</w:t>
      </w:r>
      <w:r w:rsidRPr="006B68A0">
        <w:t xml:space="preserve"> will be coordinated with, and approved by, the undersigned, or their designated representatives.</w:t>
      </w:r>
    </w:p>
    <w:p w14:paraId="33CBF9FE" w14:textId="768587C4" w:rsidR="00E27B42" w:rsidRPr="00070634" w:rsidRDefault="00070634" w:rsidP="00E27B42">
      <w:pPr>
        <w:pStyle w:val="InstructionalText"/>
        <w:rPr>
          <w:i w:val="0"/>
          <w:color w:val="auto"/>
          <w:sz w:val="22"/>
          <w:szCs w:val="22"/>
        </w:rPr>
      </w:pPr>
      <w:r w:rsidRPr="00070634">
        <w:rPr>
          <w:i w:val="0"/>
          <w:color w:val="auto"/>
          <w:sz w:val="22"/>
          <w:szCs w:val="22"/>
        </w:rPr>
        <w:t>Not Applicable</w:t>
      </w:r>
    </w:p>
    <w:tbl>
      <w:tblPr>
        <w:tblStyle w:val="TableGrid"/>
        <w:tblW w:w="5000" w:type="pct"/>
        <w:tblLook w:val="04A0" w:firstRow="1" w:lastRow="0" w:firstColumn="1" w:lastColumn="0" w:noHBand="0" w:noVBand="1"/>
        <w:tblCaption w:val="Approvals"/>
        <w:tblDescription w:val="This table presents document approval information, including the name, job title, and company of each approver, and the date of approval."/>
      </w:tblPr>
      <w:tblGrid>
        <w:gridCol w:w="7663"/>
        <w:gridCol w:w="1687"/>
      </w:tblGrid>
      <w:tr w:rsidR="00E27B42" w:rsidRPr="00AC4B75" w14:paraId="0E1D212E" w14:textId="77777777" w:rsidTr="00E27B42">
        <w:trPr>
          <w:cantSplit/>
          <w:tblHeader/>
        </w:trPr>
        <w:tc>
          <w:tcPr>
            <w:tcW w:w="4098" w:type="pct"/>
            <w:shd w:val="clear" w:color="auto" w:fill="1F497D"/>
            <w:vAlign w:val="center"/>
          </w:tcPr>
          <w:p w14:paraId="13815622" w14:textId="77777777" w:rsidR="00E27B42" w:rsidRPr="00AC4B75" w:rsidRDefault="00E27B42" w:rsidP="00E27B42">
            <w:pPr>
              <w:pStyle w:val="TableText10HeaderCenter"/>
            </w:pPr>
            <w:r w:rsidRPr="00AC4B75">
              <w:t>Document Approved By</w:t>
            </w:r>
          </w:p>
        </w:tc>
        <w:tc>
          <w:tcPr>
            <w:tcW w:w="902" w:type="pct"/>
            <w:shd w:val="clear" w:color="auto" w:fill="1F497D"/>
            <w:vAlign w:val="center"/>
          </w:tcPr>
          <w:p w14:paraId="63D21930" w14:textId="77777777" w:rsidR="00E27B42" w:rsidRPr="00AC4B75" w:rsidRDefault="00E27B42" w:rsidP="00E27B42">
            <w:pPr>
              <w:pStyle w:val="TableText10HeaderCenter"/>
            </w:pPr>
            <w:r w:rsidRPr="00AC4B75">
              <w:t>Date Approved</w:t>
            </w:r>
          </w:p>
        </w:tc>
      </w:tr>
      <w:tr w:rsidR="00E27B42" w:rsidRPr="006823C2" w14:paraId="740F176B" w14:textId="77777777" w:rsidTr="00E27B42">
        <w:trPr>
          <w:cantSplit/>
        </w:trPr>
        <w:tc>
          <w:tcPr>
            <w:tcW w:w="4098" w:type="pct"/>
          </w:tcPr>
          <w:p w14:paraId="0E8E93EB" w14:textId="77777777" w:rsidR="00E27B42" w:rsidRPr="006823C2" w:rsidRDefault="00E27B42" w:rsidP="00E27B42">
            <w:pPr>
              <w:pStyle w:val="SignatureText"/>
            </w:pPr>
            <w:r w:rsidRPr="006823C2">
              <w:t>Name: &lt;Name&gt;, &lt;Job Title&gt; - &lt;Company&gt;</w:t>
            </w:r>
          </w:p>
        </w:tc>
        <w:tc>
          <w:tcPr>
            <w:tcW w:w="902" w:type="pct"/>
          </w:tcPr>
          <w:p w14:paraId="0ECD4650" w14:textId="77777777" w:rsidR="00E27B42" w:rsidRPr="006823C2" w:rsidRDefault="00E27B42" w:rsidP="00E27B42">
            <w:pPr>
              <w:pStyle w:val="SignatureText"/>
            </w:pPr>
            <w:r w:rsidRPr="006823C2">
              <w:t>Date</w:t>
            </w:r>
          </w:p>
        </w:tc>
      </w:tr>
      <w:tr w:rsidR="00E27B42" w:rsidRPr="006823C2" w14:paraId="54C3C0E8" w14:textId="77777777" w:rsidTr="00E27B42">
        <w:trPr>
          <w:cantSplit/>
        </w:trPr>
        <w:tc>
          <w:tcPr>
            <w:tcW w:w="4098" w:type="pct"/>
          </w:tcPr>
          <w:p w14:paraId="02025218" w14:textId="77777777" w:rsidR="00E27B42" w:rsidRPr="006823C2" w:rsidRDefault="00E27B42" w:rsidP="00E27B42">
            <w:pPr>
              <w:pStyle w:val="SignatureText"/>
            </w:pPr>
            <w:r w:rsidRPr="006823C2">
              <w:t>Name: &lt;Name&gt;, &lt;Job Title&gt; - &lt;Company&gt;</w:t>
            </w:r>
          </w:p>
        </w:tc>
        <w:tc>
          <w:tcPr>
            <w:tcW w:w="902" w:type="pct"/>
          </w:tcPr>
          <w:p w14:paraId="2E141DB0" w14:textId="77777777" w:rsidR="00E27B42" w:rsidRPr="006823C2" w:rsidRDefault="00E27B42" w:rsidP="00E27B42">
            <w:pPr>
              <w:pStyle w:val="SignatureText"/>
            </w:pPr>
            <w:r w:rsidRPr="006823C2">
              <w:t>Date</w:t>
            </w:r>
          </w:p>
        </w:tc>
      </w:tr>
      <w:tr w:rsidR="00E27B42" w:rsidRPr="006823C2" w14:paraId="382DA8ED" w14:textId="77777777" w:rsidTr="00E27B42">
        <w:trPr>
          <w:cantSplit/>
        </w:trPr>
        <w:tc>
          <w:tcPr>
            <w:tcW w:w="4098" w:type="pct"/>
          </w:tcPr>
          <w:p w14:paraId="74CC5833" w14:textId="77777777" w:rsidR="00E27B42" w:rsidRPr="006823C2" w:rsidRDefault="00E27B42" w:rsidP="00E27B42">
            <w:pPr>
              <w:pStyle w:val="SignatureText"/>
            </w:pPr>
            <w:r w:rsidRPr="006823C2">
              <w:t>Name: &lt;Name&gt;, &lt;Job Title&gt; - &lt;Company&gt;</w:t>
            </w:r>
          </w:p>
        </w:tc>
        <w:tc>
          <w:tcPr>
            <w:tcW w:w="902" w:type="pct"/>
          </w:tcPr>
          <w:p w14:paraId="5E608726" w14:textId="77777777" w:rsidR="00E27B42" w:rsidRPr="006823C2" w:rsidRDefault="00E27B42" w:rsidP="00E27B42">
            <w:pPr>
              <w:pStyle w:val="SignatureText"/>
            </w:pPr>
            <w:r w:rsidRPr="006823C2">
              <w:t>Date</w:t>
            </w:r>
          </w:p>
        </w:tc>
      </w:tr>
      <w:tr w:rsidR="00E27B42" w:rsidRPr="006823C2" w14:paraId="177D864D" w14:textId="77777777" w:rsidTr="00E27B42">
        <w:trPr>
          <w:cantSplit/>
        </w:trPr>
        <w:tc>
          <w:tcPr>
            <w:tcW w:w="4098" w:type="pct"/>
          </w:tcPr>
          <w:p w14:paraId="4AB66A0F" w14:textId="77777777" w:rsidR="00E27B42" w:rsidRPr="006823C2" w:rsidRDefault="00E27B42" w:rsidP="00E27B42">
            <w:pPr>
              <w:pStyle w:val="SignatureText"/>
            </w:pPr>
            <w:r w:rsidRPr="006823C2">
              <w:t>Name: &lt;Name&gt;, &lt;Job Title&gt; - &lt;Company&gt;</w:t>
            </w:r>
          </w:p>
        </w:tc>
        <w:tc>
          <w:tcPr>
            <w:tcW w:w="902" w:type="pct"/>
          </w:tcPr>
          <w:p w14:paraId="530F92BF" w14:textId="77777777" w:rsidR="00E27B42" w:rsidRPr="006823C2" w:rsidRDefault="00E27B42" w:rsidP="00E27B42">
            <w:pPr>
              <w:pStyle w:val="SignatureText"/>
            </w:pPr>
            <w:r w:rsidRPr="006823C2">
              <w:t>Date</w:t>
            </w:r>
          </w:p>
        </w:tc>
      </w:tr>
    </w:tbl>
    <w:p w14:paraId="543A73F0" w14:textId="77777777" w:rsidR="00C02266" w:rsidRPr="006113B1" w:rsidRDefault="00C02266" w:rsidP="00C02266">
      <w:pPr>
        <w:pStyle w:val="Caption"/>
      </w:pPr>
      <w:r>
        <w:t xml:space="preserve">Table </w:t>
      </w:r>
      <w:r>
        <w:fldChar w:fldCharType="begin"/>
      </w:r>
      <w:r>
        <w:instrText xml:space="preserve"> SEQ Table \* ARABIC </w:instrText>
      </w:r>
      <w:r>
        <w:fldChar w:fldCharType="separate"/>
      </w:r>
      <w:r>
        <w:rPr>
          <w:noProof/>
        </w:rPr>
        <w:t>47</w:t>
      </w:r>
      <w:r>
        <w:fldChar w:fldCharType="end"/>
      </w:r>
      <w:r>
        <w:t>: Approvals</w:t>
      </w:r>
    </w:p>
    <w:p w14:paraId="4595F471" w14:textId="77777777" w:rsidR="00E27B42" w:rsidRDefault="00E27B42" w:rsidP="00E27B42">
      <w:pPr>
        <w:pStyle w:val="BodyText"/>
      </w:pPr>
    </w:p>
    <w:p w14:paraId="24CF5CEF" w14:textId="77777777" w:rsidR="00E27B42" w:rsidRDefault="00E27B42" w:rsidP="00E27B42">
      <w:pPr>
        <w:pStyle w:val="BackMatterHeading"/>
      </w:pPr>
      <w:bookmarkStart w:id="879" w:name="AppF"/>
      <w:bookmarkStart w:id="880" w:name="_Toc444160459"/>
      <w:bookmarkStart w:id="881" w:name="_Toc496820113"/>
      <w:r>
        <w:lastRenderedPageBreak/>
        <w:t>Appendix F: Additional Appendices</w:t>
      </w:r>
      <w:bookmarkEnd w:id="879"/>
      <w:bookmarkEnd w:id="880"/>
      <w:bookmarkEnd w:id="881"/>
    </w:p>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p w14:paraId="61F061A9" w14:textId="06B3FCAF" w:rsidR="00F77754" w:rsidRDefault="00070634">
      <w:pPr>
        <w:spacing w:before="0" w:after="160" w:line="259" w:lineRule="auto"/>
      </w:pPr>
      <w:r>
        <w:t>Not Applicable</w:t>
      </w:r>
      <w:r w:rsidR="00F77754">
        <w:br w:type="page"/>
      </w:r>
    </w:p>
    <w:p w14:paraId="3E613416" w14:textId="2D443171" w:rsidR="00FC201F" w:rsidRPr="00BF5F65" w:rsidRDefault="00561C3C" w:rsidP="00FC201F">
      <w:pPr>
        <w:pStyle w:val="BackMatterHeading"/>
      </w:pPr>
      <w:r>
        <w:rPr>
          <w:rStyle w:val="CoursecodeversionChar"/>
        </w:rPr>
        <w:lastRenderedPageBreak/>
        <w:tab/>
      </w:r>
      <w:bookmarkStart w:id="882" w:name="_Toc496820114"/>
      <w:r w:rsidR="00FC201F">
        <w:t xml:space="preserve">Appendix </w:t>
      </w:r>
      <w:r w:rsidR="006E1208">
        <w:t>G</w:t>
      </w:r>
      <w:r w:rsidR="00FC201F">
        <w:t>: Declaration of Contribution</w:t>
      </w:r>
      <w:bookmarkEnd w:id="882"/>
    </w:p>
    <w:p w14:paraId="0DD39819" w14:textId="77777777" w:rsidR="00561C3C" w:rsidRPr="00070634" w:rsidRDefault="00561C3C" w:rsidP="00561C3C">
      <w:pPr>
        <w:autoSpaceDE w:val="0"/>
        <w:autoSpaceDN w:val="0"/>
        <w:spacing w:before="60" w:after="60"/>
        <w:ind w:left="284" w:right="284"/>
        <w:rPr>
          <w:szCs w:val="22"/>
        </w:rPr>
      </w:pPr>
      <w:r w:rsidRPr="00070634">
        <w:rPr>
          <w:szCs w:val="22"/>
        </w:rPr>
        <w:t>The following is a declaration of your individual contributions towards this group assessment. If any contribution does not meet the assessment requirements, the course coordinator may adjust individual marks up or down, depending on the level of contribution made.</w:t>
      </w:r>
    </w:p>
    <w:p w14:paraId="097E9CA0" w14:textId="77777777" w:rsidR="00561C3C" w:rsidRPr="00070634" w:rsidRDefault="00561C3C" w:rsidP="00561C3C">
      <w:pPr>
        <w:autoSpaceDE w:val="0"/>
        <w:autoSpaceDN w:val="0"/>
        <w:spacing w:before="60" w:after="60"/>
        <w:ind w:left="284" w:right="-46"/>
        <w:rPr>
          <w:szCs w:val="22"/>
        </w:rPr>
      </w:pPr>
    </w:p>
    <w:p w14:paraId="594B59AD" w14:textId="77777777" w:rsidR="00561C3C" w:rsidRPr="00070634" w:rsidRDefault="00561C3C" w:rsidP="00561C3C">
      <w:pPr>
        <w:autoSpaceDE w:val="0"/>
        <w:autoSpaceDN w:val="0"/>
        <w:spacing w:before="60" w:after="60"/>
        <w:ind w:left="284" w:right="-45"/>
        <w:jc w:val="center"/>
        <w:rPr>
          <w:b/>
          <w:szCs w:val="22"/>
        </w:rPr>
      </w:pPr>
      <w:r w:rsidRPr="00070634">
        <w:rPr>
          <w:b/>
          <w:szCs w:val="22"/>
          <w:u w:val="single"/>
        </w:rPr>
        <w:t>Team Member 1</w:t>
      </w:r>
    </w:p>
    <w:p w14:paraId="3ABC1A7D" w14:textId="4E7CB2B7" w:rsidR="00561C3C" w:rsidRPr="00070634" w:rsidRDefault="00561C3C" w:rsidP="00561C3C">
      <w:pPr>
        <w:autoSpaceDE w:val="0"/>
        <w:autoSpaceDN w:val="0"/>
        <w:spacing w:before="60" w:after="60"/>
        <w:ind w:left="284" w:right="-45"/>
        <w:rPr>
          <w:szCs w:val="22"/>
        </w:rPr>
      </w:pPr>
      <w:r w:rsidRPr="00070634">
        <w:rPr>
          <w:szCs w:val="22"/>
        </w:rPr>
        <w:t xml:space="preserve">Name: </w:t>
      </w:r>
      <w:r w:rsidR="00FB3143" w:rsidRPr="00070634">
        <w:rPr>
          <w:szCs w:val="22"/>
        </w:rPr>
        <w:t>Danielle Heinrich</w:t>
      </w:r>
    </w:p>
    <w:p w14:paraId="5D5102AD" w14:textId="1A39359A" w:rsidR="00561C3C" w:rsidRPr="00070634" w:rsidRDefault="00561C3C" w:rsidP="00561C3C">
      <w:pPr>
        <w:autoSpaceDE w:val="0"/>
        <w:autoSpaceDN w:val="0"/>
        <w:spacing w:before="60" w:after="60"/>
        <w:ind w:left="284" w:right="-45"/>
        <w:rPr>
          <w:szCs w:val="22"/>
        </w:rPr>
      </w:pPr>
      <w:r w:rsidRPr="00070634">
        <w:rPr>
          <w:szCs w:val="22"/>
        </w:rPr>
        <w:t xml:space="preserve">I contributed </w:t>
      </w:r>
      <w:r w:rsidR="00FB3143" w:rsidRPr="00070634">
        <w:rPr>
          <w:szCs w:val="22"/>
        </w:rPr>
        <w:t>100%</w:t>
      </w:r>
      <w:r w:rsidRPr="00070634">
        <w:rPr>
          <w:szCs w:val="22"/>
        </w:rPr>
        <w:t xml:space="preserve"> towards this assessment.</w:t>
      </w:r>
    </w:p>
    <w:p w14:paraId="07E09BD1" w14:textId="2FCF1651" w:rsidR="00FB3143" w:rsidRPr="00070634" w:rsidRDefault="00561C3C" w:rsidP="00FB3143">
      <w:pPr>
        <w:autoSpaceDE w:val="0"/>
        <w:autoSpaceDN w:val="0"/>
        <w:spacing w:before="60" w:after="60"/>
        <w:ind w:left="284" w:right="-45"/>
        <w:rPr>
          <w:rStyle w:val="Hyperlink"/>
          <w:color w:val="auto"/>
          <w:sz w:val="22"/>
          <w:szCs w:val="22"/>
          <w:u w:val="none"/>
        </w:rPr>
      </w:pPr>
      <w:r w:rsidRPr="00070634">
        <w:rPr>
          <w:szCs w:val="22"/>
        </w:rPr>
        <w:t xml:space="preserve">I worked on </w:t>
      </w:r>
      <w:r w:rsidR="00FB3143" w:rsidRPr="00070634">
        <w:rPr>
          <w:szCs w:val="22"/>
        </w:rPr>
        <w:t>all sections/questions.</w:t>
      </w:r>
    </w:p>
    <w:p w14:paraId="044CCF81" w14:textId="57C614B5" w:rsidR="00561C3C" w:rsidRPr="00FB3143" w:rsidRDefault="00561C3C" w:rsidP="00FB3143">
      <w:pPr>
        <w:autoSpaceDE w:val="0"/>
        <w:autoSpaceDN w:val="0"/>
        <w:spacing w:before="60" w:after="60"/>
        <w:ind w:left="284" w:right="-45"/>
        <w:rPr>
          <w:rStyle w:val="Hyperlink"/>
          <w:color w:val="auto"/>
          <w:sz w:val="20"/>
          <w:u w:val="none"/>
        </w:rPr>
      </w:pPr>
    </w:p>
    <w:p w14:paraId="0C8688D1" w14:textId="5D0FF17E" w:rsidR="0078056D" w:rsidRDefault="0078056D" w:rsidP="00561C3C">
      <w:pPr>
        <w:tabs>
          <w:tab w:val="center" w:pos="4680"/>
          <w:tab w:val="left" w:pos="6928"/>
        </w:tabs>
        <w:rPr>
          <w:rStyle w:val="Hyperlink"/>
          <w:sz w:val="22"/>
        </w:rPr>
      </w:pPr>
    </w:p>
    <w:p w14:paraId="4C77A114" w14:textId="77777777" w:rsidR="00E27B42" w:rsidRDefault="00E27B42"/>
    <w:sectPr w:rsidR="00E27B42" w:rsidSect="00CB1B6C">
      <w:pgSz w:w="12240" w:h="15840" w:code="1"/>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1C644A" w14:textId="77777777" w:rsidR="00FC4C14" w:rsidRDefault="00FC4C14" w:rsidP="00E27B42">
      <w:pPr>
        <w:spacing w:before="0" w:after="0"/>
      </w:pPr>
      <w:r>
        <w:separator/>
      </w:r>
    </w:p>
  </w:endnote>
  <w:endnote w:type="continuationSeparator" w:id="0">
    <w:p w14:paraId="2CD570BB" w14:textId="77777777" w:rsidR="00FC4C14" w:rsidRDefault="00FC4C14" w:rsidP="00E27B42">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pitch w:val="variable"/>
    <w:sig w:usb0="B00002AF" w:usb1="69D77CFB" w:usb2="00000030" w:usb3="00000000" w:csb0="000800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A47C0D" w14:textId="4ADF10A6" w:rsidR="00B634F7" w:rsidRDefault="00B634F7" w:rsidP="00E27B42">
    <w:pPr>
      <w:pStyle w:val="Footer"/>
      <w:tabs>
        <w:tab w:val="left" w:pos="7395"/>
      </w:tabs>
      <w:spacing w:before="120"/>
    </w:pPr>
    <w:r>
      <w:t>SDD Version 1.0</w:t>
    </w:r>
    <w:r>
      <w:tab/>
    </w:r>
    <w:r>
      <w:fldChar w:fldCharType="begin"/>
    </w:r>
    <w:r>
      <w:instrText xml:space="preserve"> PAGE   \* MERGEFORMAT </w:instrText>
    </w:r>
    <w:r>
      <w:fldChar w:fldCharType="separate"/>
    </w:r>
    <w:r w:rsidR="00A84739">
      <w:rPr>
        <w:noProof/>
      </w:rPr>
      <w:t>49</w:t>
    </w:r>
    <w:r>
      <w:rPr>
        <w:noProof/>
      </w:rPr>
      <w:fldChar w:fldCharType="end"/>
    </w:r>
    <w:r>
      <w:tab/>
      <w:t>2017-SP5-1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F50DF96" w14:textId="77777777" w:rsidR="00FC4C14" w:rsidRDefault="00FC4C14" w:rsidP="00E27B42">
      <w:pPr>
        <w:spacing w:before="0" w:after="0"/>
      </w:pPr>
      <w:r>
        <w:separator/>
      </w:r>
    </w:p>
  </w:footnote>
  <w:footnote w:type="continuationSeparator" w:id="0">
    <w:p w14:paraId="36F86B08" w14:textId="77777777" w:rsidR="00FC4C14" w:rsidRDefault="00FC4C14" w:rsidP="00E27B42">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9F09D8" w14:textId="7083F80D" w:rsidR="00B634F7" w:rsidRPr="00344AED" w:rsidRDefault="00B634F7" w:rsidP="00E27B42">
    <w:pPr>
      <w:pStyle w:val="Header"/>
      <w:rPr>
        <w:lang w:val="en-AU"/>
      </w:rPr>
    </w:pPr>
    <w:r>
      <w:rPr>
        <w:lang w:val="en-AU"/>
      </w:rPr>
      <w:t>Blue-Force Tracking using Commodity Smart Phone Technology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40033B" w14:textId="4B8EC8FB" w:rsidR="00B634F7" w:rsidRDefault="00B634F7" w:rsidP="00E27B42">
    <w:pPr>
      <w:pStyle w:val="Header"/>
    </w:pPr>
    <w:r>
      <w:t>Blue-Force Tracking using Commodity Smart Phone Technology</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F3F48"/>
    <w:multiLevelType w:val="hybridMultilevel"/>
    <w:tmpl w:val="BB2AF03C"/>
    <w:lvl w:ilvl="0" w:tplc="250488D0">
      <w:start w:val="1"/>
      <w:numFmt w:val="lowerLetter"/>
      <w:pStyle w:val="TableText10NumberLetter"/>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 w15:restartNumberingAfterBreak="0">
    <w:nsid w:val="033D756B"/>
    <w:multiLevelType w:val="hybridMultilevel"/>
    <w:tmpl w:val="9BAEE8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4920F64"/>
    <w:multiLevelType w:val="hybridMultilevel"/>
    <w:tmpl w:val="55843F60"/>
    <w:lvl w:ilvl="0" w:tplc="D9D2E418">
      <w:start w:val="1"/>
      <w:numFmt w:val="bullet"/>
      <w:pStyle w:val="InstructionalTextBulletLevel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191DEC"/>
    <w:multiLevelType w:val="hybridMultilevel"/>
    <w:tmpl w:val="4CA85E66"/>
    <w:lvl w:ilvl="0" w:tplc="0C09000F">
      <w:start w:val="1"/>
      <w:numFmt w:val="decimal"/>
      <w:lvlText w:val="%1."/>
      <w:lvlJc w:val="left"/>
      <w:pPr>
        <w:ind w:left="360" w:hanging="360"/>
      </w:p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 w15:restartNumberingAfterBreak="0">
    <w:nsid w:val="07087429"/>
    <w:multiLevelType w:val="hybridMultilevel"/>
    <w:tmpl w:val="31062F9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7FC1203"/>
    <w:multiLevelType w:val="hybridMultilevel"/>
    <w:tmpl w:val="4462E7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99714CB"/>
    <w:multiLevelType w:val="hybridMultilevel"/>
    <w:tmpl w:val="B362622C"/>
    <w:lvl w:ilvl="0" w:tplc="0409000F">
      <w:start w:val="1"/>
      <w:numFmt w:val="decimal"/>
      <w:pStyle w:val="InstructionalTextNumb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9D84CBA"/>
    <w:multiLevelType w:val="multilevel"/>
    <w:tmpl w:val="656EB39E"/>
    <w:lvl w:ilvl="0">
      <w:start w:val="1"/>
      <w:numFmt w:val="decimal"/>
      <w:pStyle w:val="TableText10Number"/>
      <w:lvlText w:val="%1"/>
      <w:lvlJc w:val="left"/>
      <w:pPr>
        <w:tabs>
          <w:tab w:val="num" w:pos="720"/>
        </w:tabs>
        <w:ind w:left="144"/>
      </w:pPr>
      <w:rPr>
        <w:rFonts w:ascii="Arial" w:hAnsi="Arial" w:cs="Arial" w:hint="default"/>
        <w:b w:val="0"/>
        <w:i w:val="0"/>
        <w:sz w:val="20"/>
      </w:rPr>
    </w:lvl>
    <w:lvl w:ilvl="1">
      <w:start w:val="1"/>
      <w:numFmt w:val="decimal"/>
      <w:lvlText w:val="%1.%2"/>
      <w:lvlJc w:val="left"/>
      <w:pPr>
        <w:tabs>
          <w:tab w:val="num" w:pos="864"/>
        </w:tabs>
        <w:ind w:left="144"/>
      </w:pPr>
      <w:rPr>
        <w:rFonts w:cs="Times New Roman" w:hint="default"/>
        <w:bCs w:val="0"/>
        <w:i w:val="0"/>
        <w:iCs w:val="0"/>
        <w:caps w:val="0"/>
        <w:smallCaps w:val="0"/>
        <w:strike w:val="0"/>
        <w:dstrike w:val="0"/>
        <w:snapToGrid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944"/>
        </w:tabs>
        <w:ind w:left="144"/>
      </w:pPr>
      <w:rPr>
        <w:rFonts w:cs="Times New Roman" w:hint="default"/>
        <w:b/>
        <w:i w:val="0"/>
        <w:sz w:val="24"/>
        <w:szCs w:val="24"/>
      </w:rPr>
    </w:lvl>
    <w:lvl w:ilvl="3">
      <w:start w:val="1"/>
      <w:numFmt w:val="decimal"/>
      <w:lvlText w:val="%1.%2.%3.%4"/>
      <w:lvlJc w:val="left"/>
      <w:pPr>
        <w:tabs>
          <w:tab w:val="num" w:pos="1152"/>
        </w:tabs>
        <w:ind w:left="144"/>
      </w:pPr>
      <w:rPr>
        <w:rFonts w:cs="Times New Roman" w:hint="default"/>
      </w:rPr>
    </w:lvl>
    <w:lvl w:ilvl="4">
      <w:start w:val="1"/>
      <w:numFmt w:val="decimal"/>
      <w:lvlText w:val="%1.%2.%3.%4.%5"/>
      <w:lvlJc w:val="left"/>
      <w:pPr>
        <w:tabs>
          <w:tab w:val="num" w:pos="1296"/>
        </w:tabs>
        <w:ind w:left="144"/>
      </w:pPr>
      <w:rPr>
        <w:rFonts w:cs="Times New Roman" w:hint="default"/>
      </w:rPr>
    </w:lvl>
    <w:lvl w:ilvl="5">
      <w:start w:val="1"/>
      <w:numFmt w:val="decimal"/>
      <w:lvlText w:val="%1.%2.%3.%4.%5.%6"/>
      <w:lvlJc w:val="left"/>
      <w:pPr>
        <w:tabs>
          <w:tab w:val="num" w:pos="1584"/>
        </w:tabs>
        <w:ind w:left="144"/>
      </w:pPr>
      <w:rPr>
        <w:rFonts w:cs="Times New Roman" w:hint="default"/>
      </w:rPr>
    </w:lvl>
    <w:lvl w:ilvl="6">
      <w:start w:val="1"/>
      <w:numFmt w:val="decimal"/>
      <w:lvlText w:val="%1.%2.%3.%4.%5.%6.%7"/>
      <w:lvlJc w:val="left"/>
      <w:pPr>
        <w:tabs>
          <w:tab w:val="num" w:pos="2160"/>
        </w:tabs>
        <w:ind w:left="2160" w:hanging="1296"/>
      </w:pPr>
      <w:rPr>
        <w:rFonts w:cs="Times New Roman" w:hint="default"/>
      </w:rPr>
    </w:lvl>
    <w:lvl w:ilvl="7">
      <w:start w:val="1"/>
      <w:numFmt w:val="decimal"/>
      <w:lvlText w:val="%1.%2.%3.%4.%5.%6.%7.%8"/>
      <w:lvlJc w:val="left"/>
      <w:pPr>
        <w:tabs>
          <w:tab w:val="num" w:pos="2304"/>
        </w:tabs>
        <w:ind w:left="2304" w:hanging="1440"/>
      </w:pPr>
      <w:rPr>
        <w:rFonts w:cs="Times New Roman" w:hint="default"/>
      </w:rPr>
    </w:lvl>
    <w:lvl w:ilvl="8">
      <w:start w:val="1"/>
      <w:numFmt w:val="decimal"/>
      <w:lvlText w:val="%1.%2.%3.%4.%5.%6.%7.%8.%9"/>
      <w:lvlJc w:val="left"/>
      <w:pPr>
        <w:tabs>
          <w:tab w:val="num" w:pos="2448"/>
        </w:tabs>
        <w:ind w:left="2448" w:hanging="1584"/>
      </w:pPr>
      <w:rPr>
        <w:rFonts w:cs="Times New Roman" w:hint="default"/>
      </w:rPr>
    </w:lvl>
  </w:abstractNum>
  <w:abstractNum w:abstractNumId="8" w15:restartNumberingAfterBreak="0">
    <w:nsid w:val="10F074F2"/>
    <w:multiLevelType w:val="multilevel"/>
    <w:tmpl w:val="2E341186"/>
    <w:lvl w:ilvl="0">
      <w:start w:val="1"/>
      <w:numFmt w:val="decimal"/>
      <w:pStyle w:val="TableText8Number"/>
      <w:lvlText w:val="%1"/>
      <w:lvlJc w:val="left"/>
      <w:pPr>
        <w:tabs>
          <w:tab w:val="num" w:pos="504"/>
        </w:tabs>
        <w:ind w:left="720" w:hanging="432"/>
      </w:pPr>
      <w:rPr>
        <w:rFonts w:ascii="Times New Roman" w:hAnsi="Times New Roman" w:cs="Times New Roman" w:hint="default"/>
        <w:b w:val="0"/>
        <w:i w:val="0"/>
        <w:sz w:val="16"/>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9" w15:restartNumberingAfterBreak="0">
    <w:nsid w:val="11005518"/>
    <w:multiLevelType w:val="hybridMultilevel"/>
    <w:tmpl w:val="D214E1B0"/>
    <w:lvl w:ilvl="0" w:tplc="99ACF702">
      <w:start w:val="1"/>
      <w:numFmt w:val="decimal"/>
      <w:pStyle w:val="AppendixH"/>
      <w:lvlText w:val="H.%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15C548F1"/>
    <w:multiLevelType w:val="hybridMultilevel"/>
    <w:tmpl w:val="2BEA13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5FD3075"/>
    <w:multiLevelType w:val="hybridMultilevel"/>
    <w:tmpl w:val="531CBF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88D18B0"/>
    <w:multiLevelType w:val="hybridMultilevel"/>
    <w:tmpl w:val="8D8A8FE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1A253CAF"/>
    <w:multiLevelType w:val="hybridMultilevel"/>
    <w:tmpl w:val="9E00E3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1B2F7DE9"/>
    <w:multiLevelType w:val="hybridMultilevel"/>
    <w:tmpl w:val="518AB018"/>
    <w:lvl w:ilvl="0" w:tplc="0C09000F">
      <w:start w:val="1"/>
      <w:numFmt w:val="decimal"/>
      <w:lvlText w:val="%1."/>
      <w:lvlJc w:val="left"/>
      <w:pPr>
        <w:ind w:left="360" w:hanging="360"/>
      </w:p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5" w15:restartNumberingAfterBreak="0">
    <w:nsid w:val="1B582762"/>
    <w:multiLevelType w:val="hybridMultilevel"/>
    <w:tmpl w:val="3F668F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1CC15C29"/>
    <w:multiLevelType w:val="multilevel"/>
    <w:tmpl w:val="AA3C3464"/>
    <w:lvl w:ilvl="0">
      <w:start w:val="1"/>
      <w:numFmt w:val="decimal"/>
      <w:pStyle w:val="AppendixA"/>
      <w:lvlText w:val="A.%1"/>
      <w:lvlJc w:val="left"/>
      <w:pPr>
        <w:tabs>
          <w:tab w:val="num" w:pos="720"/>
        </w:tabs>
        <w:ind w:left="634" w:hanging="634"/>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17" w15:restartNumberingAfterBreak="0">
    <w:nsid w:val="23B46B26"/>
    <w:multiLevelType w:val="hybridMultilevel"/>
    <w:tmpl w:val="D89EC9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2B756367"/>
    <w:multiLevelType w:val="multilevel"/>
    <w:tmpl w:val="A5D0C25C"/>
    <w:lvl w:ilvl="0">
      <w:start w:val="1"/>
      <w:numFmt w:val="decimal"/>
      <w:pStyle w:val="BodyText10Number"/>
      <w:lvlText w:val="%1."/>
      <w:lvlJc w:val="left"/>
      <w:pPr>
        <w:tabs>
          <w:tab w:val="num" w:pos="576"/>
        </w:tabs>
        <w:ind w:left="576" w:hanging="288"/>
      </w:pPr>
      <w:rPr>
        <w:rFonts w:ascii="Arial" w:hAnsi="Arial" w:cs="Arial" w:hint="default"/>
        <w:b w:val="0"/>
        <w:i w:val="0"/>
        <w:sz w:val="20"/>
      </w:rPr>
    </w:lvl>
    <w:lvl w:ilvl="1">
      <w:start w:val="1"/>
      <w:numFmt w:val="decimal"/>
      <w:lvlText w:val="%1.%2"/>
      <w:lvlJc w:val="left"/>
      <w:pPr>
        <w:tabs>
          <w:tab w:val="num" w:pos="1008"/>
        </w:tabs>
        <w:ind w:left="288"/>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decimal"/>
      <w:lvlText w:val="%1.%2.%3"/>
      <w:lvlJc w:val="left"/>
      <w:pPr>
        <w:tabs>
          <w:tab w:val="num" w:pos="2088"/>
        </w:tabs>
        <w:ind w:left="288"/>
      </w:pPr>
      <w:rPr>
        <w:rFonts w:cs="Times New Roman" w:hint="default"/>
        <w:b/>
        <w:i w:val="0"/>
        <w:sz w:val="24"/>
        <w:szCs w:val="24"/>
      </w:rPr>
    </w:lvl>
    <w:lvl w:ilvl="3">
      <w:start w:val="1"/>
      <w:numFmt w:val="decimal"/>
      <w:lvlText w:val="%1.%2.%3.%4"/>
      <w:lvlJc w:val="left"/>
      <w:pPr>
        <w:tabs>
          <w:tab w:val="num" w:pos="1296"/>
        </w:tabs>
        <w:ind w:left="288"/>
      </w:pPr>
      <w:rPr>
        <w:rFonts w:cs="Times New Roman" w:hint="default"/>
      </w:rPr>
    </w:lvl>
    <w:lvl w:ilvl="4">
      <w:start w:val="1"/>
      <w:numFmt w:val="decimal"/>
      <w:lvlText w:val="%1.%2.%3.%4.%5"/>
      <w:lvlJc w:val="left"/>
      <w:pPr>
        <w:tabs>
          <w:tab w:val="num" w:pos="1440"/>
        </w:tabs>
        <w:ind w:left="288"/>
      </w:pPr>
      <w:rPr>
        <w:rFonts w:cs="Times New Roman" w:hint="default"/>
      </w:rPr>
    </w:lvl>
    <w:lvl w:ilvl="5">
      <w:start w:val="1"/>
      <w:numFmt w:val="decimal"/>
      <w:lvlText w:val="%1.%2.%3.%4.%5.%6"/>
      <w:lvlJc w:val="left"/>
      <w:pPr>
        <w:tabs>
          <w:tab w:val="num" w:pos="1728"/>
        </w:tabs>
        <w:ind w:left="288"/>
      </w:pPr>
      <w:rPr>
        <w:rFonts w:cs="Times New Roman" w:hint="default"/>
      </w:rPr>
    </w:lvl>
    <w:lvl w:ilvl="6">
      <w:start w:val="1"/>
      <w:numFmt w:val="decimal"/>
      <w:lvlText w:val="%1.%2.%3.%4.%5.%6.%7"/>
      <w:lvlJc w:val="left"/>
      <w:pPr>
        <w:tabs>
          <w:tab w:val="num" w:pos="2304"/>
        </w:tabs>
        <w:ind w:left="2304" w:hanging="1296"/>
      </w:pPr>
      <w:rPr>
        <w:rFonts w:cs="Times New Roman" w:hint="default"/>
      </w:rPr>
    </w:lvl>
    <w:lvl w:ilvl="7">
      <w:start w:val="1"/>
      <w:numFmt w:val="decimal"/>
      <w:lvlText w:val="%1.%2.%3.%4.%5.%6.%7.%8"/>
      <w:lvlJc w:val="left"/>
      <w:pPr>
        <w:tabs>
          <w:tab w:val="num" w:pos="2448"/>
        </w:tabs>
        <w:ind w:left="2448" w:hanging="1440"/>
      </w:pPr>
      <w:rPr>
        <w:rFonts w:cs="Times New Roman" w:hint="default"/>
      </w:rPr>
    </w:lvl>
    <w:lvl w:ilvl="8">
      <w:start w:val="1"/>
      <w:numFmt w:val="decimal"/>
      <w:lvlText w:val="%1.%2.%3.%4.%5.%6.%7.%8.%9"/>
      <w:lvlJc w:val="left"/>
      <w:pPr>
        <w:tabs>
          <w:tab w:val="num" w:pos="2592"/>
        </w:tabs>
        <w:ind w:left="2592" w:hanging="1584"/>
      </w:pPr>
      <w:rPr>
        <w:rFonts w:cs="Times New Roman" w:hint="default"/>
      </w:rPr>
    </w:lvl>
  </w:abstractNum>
  <w:abstractNum w:abstractNumId="19" w15:restartNumberingAfterBreak="0">
    <w:nsid w:val="2BA76899"/>
    <w:multiLevelType w:val="hybridMultilevel"/>
    <w:tmpl w:val="03D2DF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2DA70B25"/>
    <w:multiLevelType w:val="hybridMultilevel"/>
    <w:tmpl w:val="76645964"/>
    <w:lvl w:ilvl="0" w:tplc="C7D02504">
      <w:start w:val="1"/>
      <w:numFmt w:val="bullet"/>
      <w:pStyle w:val="BodyTextNumberStepResultsNotesBullet"/>
      <w:lvlText w:val=""/>
      <w:lvlJc w:val="left"/>
      <w:pPr>
        <w:ind w:left="1728" w:hanging="360"/>
      </w:pPr>
      <w:rPr>
        <w:rFonts w:ascii="Symbol" w:hAnsi="Symbol"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21" w15:restartNumberingAfterBreak="0">
    <w:nsid w:val="2DBD5C8D"/>
    <w:multiLevelType w:val="hybridMultilevel"/>
    <w:tmpl w:val="8A2A05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31C6424D"/>
    <w:multiLevelType w:val="hybridMultilevel"/>
    <w:tmpl w:val="366AE7F8"/>
    <w:lvl w:ilvl="0" w:tplc="5262037E">
      <w:start w:val="1"/>
      <w:numFmt w:val="bullet"/>
      <w:pStyle w:val="BodyTextBullet"/>
      <w:lvlText w:val=""/>
      <w:lvlJc w:val="left"/>
      <w:pPr>
        <w:tabs>
          <w:tab w:val="num" w:pos="936"/>
        </w:tabs>
        <w:ind w:left="936"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3615B52"/>
    <w:multiLevelType w:val="hybridMultilevel"/>
    <w:tmpl w:val="66B0E430"/>
    <w:lvl w:ilvl="0" w:tplc="A5F066EC">
      <w:start w:val="1"/>
      <w:numFmt w:val="bullet"/>
      <w:pStyle w:val="Instructional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38D5FF4"/>
    <w:multiLevelType w:val="multilevel"/>
    <w:tmpl w:val="6DE44D4A"/>
    <w:lvl w:ilvl="0">
      <w:start w:val="1"/>
      <w:numFmt w:val="decimal"/>
      <w:pStyle w:val="AppendixB"/>
      <w:lvlText w:val="B.%1"/>
      <w:lvlJc w:val="left"/>
      <w:pPr>
        <w:tabs>
          <w:tab w:val="num" w:pos="720"/>
        </w:tabs>
        <w:ind w:left="634" w:hanging="634"/>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25" w15:restartNumberingAfterBreak="0">
    <w:nsid w:val="363E1F4A"/>
    <w:multiLevelType w:val="hybridMultilevel"/>
    <w:tmpl w:val="2B3E2F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37574420"/>
    <w:multiLevelType w:val="hybridMultilevel"/>
    <w:tmpl w:val="7B96A95A"/>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7" w15:restartNumberingAfterBreak="0">
    <w:nsid w:val="37AB5069"/>
    <w:multiLevelType w:val="multilevel"/>
    <w:tmpl w:val="88C8D0C0"/>
    <w:lvl w:ilvl="0">
      <w:start w:val="1"/>
      <w:numFmt w:val="decimal"/>
      <w:pStyle w:val="AppendixC"/>
      <w:lvlText w:val="C.%1"/>
      <w:lvlJc w:val="left"/>
      <w:pPr>
        <w:tabs>
          <w:tab w:val="num" w:pos="634"/>
        </w:tabs>
        <w:ind w:left="634" w:hanging="360"/>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28" w15:restartNumberingAfterBreak="0">
    <w:nsid w:val="397756DE"/>
    <w:multiLevelType w:val="hybridMultilevel"/>
    <w:tmpl w:val="745C7D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39EE0E31"/>
    <w:multiLevelType w:val="multilevel"/>
    <w:tmpl w:val="35FC7506"/>
    <w:lvl w:ilvl="0">
      <w:start w:val="1"/>
      <w:numFmt w:val="decimal"/>
      <w:pStyle w:val="AppendixD"/>
      <w:lvlText w:val="D.%1"/>
      <w:lvlJc w:val="left"/>
      <w:pPr>
        <w:tabs>
          <w:tab w:val="num" w:pos="346"/>
        </w:tabs>
        <w:ind w:left="360" w:hanging="360"/>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30" w15:restartNumberingAfterBreak="0">
    <w:nsid w:val="3AC30128"/>
    <w:multiLevelType w:val="hybridMultilevel"/>
    <w:tmpl w:val="EB8A8D6E"/>
    <w:lvl w:ilvl="0" w:tplc="927055DA">
      <w:start w:val="1"/>
      <w:numFmt w:val="bullet"/>
      <w:pStyle w:val="TableText10Bullet"/>
      <w:lvlText w:val=""/>
      <w:lvlJc w:val="left"/>
      <w:pPr>
        <w:tabs>
          <w:tab w:val="num" w:pos="216"/>
        </w:tabs>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14411CB"/>
    <w:multiLevelType w:val="hybridMultilevel"/>
    <w:tmpl w:val="9878B4CC"/>
    <w:lvl w:ilvl="0" w:tplc="94B08B7C">
      <w:start w:val="1"/>
      <w:numFmt w:val="decimal"/>
      <w:pStyle w:val="AppendixF"/>
      <w:lvlText w:val="F.%1"/>
      <w:lvlJc w:val="left"/>
      <w:pPr>
        <w:ind w:left="360" w:hanging="360"/>
      </w:pPr>
      <w:rPr>
        <w:rFonts w:ascii="Arial Narrow" w:hAnsi="Arial Narrow" w:cs="Arial"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2" w15:restartNumberingAfterBreak="0">
    <w:nsid w:val="42806B9E"/>
    <w:multiLevelType w:val="hybridMultilevel"/>
    <w:tmpl w:val="C49E54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47C22793"/>
    <w:multiLevelType w:val="hybridMultilevel"/>
    <w:tmpl w:val="74902FE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48D01A29"/>
    <w:multiLevelType w:val="hybridMultilevel"/>
    <w:tmpl w:val="F75C320C"/>
    <w:lvl w:ilvl="0" w:tplc="EE6E7564">
      <w:start w:val="1"/>
      <w:numFmt w:val="decimal"/>
      <w:pStyle w:val="AppendixE"/>
      <w:lvlText w:val="E.%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5" w15:restartNumberingAfterBreak="0">
    <w:nsid w:val="48FC20C9"/>
    <w:multiLevelType w:val="hybridMultilevel"/>
    <w:tmpl w:val="0F103E78"/>
    <w:lvl w:ilvl="0" w:tplc="D9C61E1C">
      <w:start w:val="1"/>
      <w:numFmt w:val="lowerLetter"/>
      <w:pStyle w:val="BodyTextNumberLetterLevel2"/>
      <w:lvlText w:val="%1."/>
      <w:lvlJc w:val="left"/>
      <w:pPr>
        <w:ind w:left="1008" w:hanging="360"/>
      </w:pPr>
      <w:rPr>
        <w:rFonts w:cs="Times New Roman"/>
      </w:rPr>
    </w:lvl>
    <w:lvl w:ilvl="1" w:tplc="04090019" w:tentative="1">
      <w:start w:val="1"/>
      <w:numFmt w:val="lowerLetter"/>
      <w:lvlText w:val="%2."/>
      <w:lvlJc w:val="left"/>
      <w:pPr>
        <w:ind w:left="1728" w:hanging="360"/>
      </w:pPr>
      <w:rPr>
        <w:rFonts w:cs="Times New Roman"/>
      </w:rPr>
    </w:lvl>
    <w:lvl w:ilvl="2" w:tplc="0409001B" w:tentative="1">
      <w:start w:val="1"/>
      <w:numFmt w:val="lowerRoman"/>
      <w:lvlText w:val="%3."/>
      <w:lvlJc w:val="right"/>
      <w:pPr>
        <w:ind w:left="2448" w:hanging="180"/>
      </w:pPr>
      <w:rPr>
        <w:rFonts w:cs="Times New Roman"/>
      </w:rPr>
    </w:lvl>
    <w:lvl w:ilvl="3" w:tplc="0409000F" w:tentative="1">
      <w:start w:val="1"/>
      <w:numFmt w:val="decimal"/>
      <w:lvlText w:val="%4."/>
      <w:lvlJc w:val="left"/>
      <w:pPr>
        <w:ind w:left="3168" w:hanging="360"/>
      </w:pPr>
      <w:rPr>
        <w:rFonts w:cs="Times New Roman"/>
      </w:rPr>
    </w:lvl>
    <w:lvl w:ilvl="4" w:tplc="04090019" w:tentative="1">
      <w:start w:val="1"/>
      <w:numFmt w:val="lowerLetter"/>
      <w:lvlText w:val="%5."/>
      <w:lvlJc w:val="left"/>
      <w:pPr>
        <w:ind w:left="3888" w:hanging="360"/>
      </w:pPr>
      <w:rPr>
        <w:rFonts w:cs="Times New Roman"/>
      </w:rPr>
    </w:lvl>
    <w:lvl w:ilvl="5" w:tplc="0409001B" w:tentative="1">
      <w:start w:val="1"/>
      <w:numFmt w:val="lowerRoman"/>
      <w:lvlText w:val="%6."/>
      <w:lvlJc w:val="right"/>
      <w:pPr>
        <w:ind w:left="4608" w:hanging="180"/>
      </w:pPr>
      <w:rPr>
        <w:rFonts w:cs="Times New Roman"/>
      </w:rPr>
    </w:lvl>
    <w:lvl w:ilvl="6" w:tplc="0409000F" w:tentative="1">
      <w:start w:val="1"/>
      <w:numFmt w:val="decimal"/>
      <w:lvlText w:val="%7."/>
      <w:lvlJc w:val="left"/>
      <w:pPr>
        <w:ind w:left="5328" w:hanging="360"/>
      </w:pPr>
      <w:rPr>
        <w:rFonts w:cs="Times New Roman"/>
      </w:rPr>
    </w:lvl>
    <w:lvl w:ilvl="7" w:tplc="04090019" w:tentative="1">
      <w:start w:val="1"/>
      <w:numFmt w:val="lowerLetter"/>
      <w:lvlText w:val="%8."/>
      <w:lvlJc w:val="left"/>
      <w:pPr>
        <w:ind w:left="6048" w:hanging="360"/>
      </w:pPr>
      <w:rPr>
        <w:rFonts w:cs="Times New Roman"/>
      </w:rPr>
    </w:lvl>
    <w:lvl w:ilvl="8" w:tplc="0409001B" w:tentative="1">
      <w:start w:val="1"/>
      <w:numFmt w:val="lowerRoman"/>
      <w:lvlText w:val="%9."/>
      <w:lvlJc w:val="right"/>
      <w:pPr>
        <w:ind w:left="6768" w:hanging="180"/>
      </w:pPr>
      <w:rPr>
        <w:rFonts w:cs="Times New Roman"/>
      </w:rPr>
    </w:lvl>
  </w:abstractNum>
  <w:abstractNum w:abstractNumId="36" w15:restartNumberingAfterBreak="0">
    <w:nsid w:val="4A57343A"/>
    <w:multiLevelType w:val="hybridMultilevel"/>
    <w:tmpl w:val="A1F810D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15:restartNumberingAfterBreak="0">
    <w:nsid w:val="4B5C4F2F"/>
    <w:multiLevelType w:val="hybridMultilevel"/>
    <w:tmpl w:val="2DEAAE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5088483F"/>
    <w:multiLevelType w:val="hybridMultilevel"/>
    <w:tmpl w:val="DCAEA0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585D3196"/>
    <w:multiLevelType w:val="hybridMultilevel"/>
    <w:tmpl w:val="86A4CC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5BD70F94"/>
    <w:multiLevelType w:val="hybridMultilevel"/>
    <w:tmpl w:val="A73C3D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5DD8763E"/>
    <w:multiLevelType w:val="hybridMultilevel"/>
    <w:tmpl w:val="EE96870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2" w15:restartNumberingAfterBreak="0">
    <w:nsid w:val="61E55CF2"/>
    <w:multiLevelType w:val="multilevel"/>
    <w:tmpl w:val="8C0C3468"/>
    <w:lvl w:ilvl="0">
      <w:start w:val="1"/>
      <w:numFmt w:val="decimal"/>
      <w:pStyle w:val="BodyTextNumber"/>
      <w:lvlText w:val="%1."/>
      <w:lvlJc w:val="left"/>
      <w:pPr>
        <w:tabs>
          <w:tab w:val="num" w:pos="720"/>
        </w:tabs>
        <w:ind w:left="720" w:hanging="432"/>
      </w:pPr>
      <w:rPr>
        <w:rFonts w:ascii="Arial" w:hAnsi="Arial" w:cs="Arial" w:hint="default"/>
        <w:b w:val="0"/>
        <w:i w:val="0"/>
        <w:sz w:val="22"/>
        <w:szCs w:val="22"/>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43" w15:restartNumberingAfterBreak="0">
    <w:nsid w:val="628F5423"/>
    <w:multiLevelType w:val="multilevel"/>
    <w:tmpl w:val="910E307A"/>
    <w:lvl w:ilvl="0">
      <w:start w:val="1"/>
      <w:numFmt w:val="none"/>
      <w:pStyle w:val="Heading1"/>
      <w:lvlText w:val=""/>
      <w:lvlJc w:val="left"/>
      <w:pPr>
        <w:ind w:left="360" w:hanging="360"/>
      </w:pPr>
      <w:rPr>
        <w:rFonts w:ascii="Arial Narrow" w:hAnsi="Arial Narrow" w:hint="default"/>
        <w:b/>
        <w:i w:val="0"/>
        <w:sz w:val="48"/>
        <w:u w:val="none"/>
      </w:rPr>
    </w:lvl>
    <w:lvl w:ilvl="1">
      <w:start w:val="1"/>
      <w:numFmt w:val="decimal"/>
      <w:pStyle w:val="Heading2"/>
      <w:lvlText w:val="%2."/>
      <w:lvlJc w:val="left"/>
      <w:pPr>
        <w:ind w:left="720" w:hanging="720"/>
      </w:pPr>
      <w:rPr>
        <w:rFonts w:ascii="Arial Narrow" w:hAnsi="Arial Narrow" w:hint="default"/>
        <w:b/>
        <w:i w:val="0"/>
        <w:sz w:val="36"/>
      </w:rPr>
    </w:lvl>
    <w:lvl w:ilvl="2">
      <w:start w:val="1"/>
      <w:numFmt w:val="decimal"/>
      <w:pStyle w:val="Heading3"/>
      <w:lvlText w:val="%2.%3"/>
      <w:lvlJc w:val="left"/>
      <w:pPr>
        <w:ind w:left="720" w:hanging="720"/>
      </w:pPr>
      <w:rPr>
        <w:rFonts w:ascii="Arial Narrow" w:hAnsi="Arial Narrow" w:hint="default"/>
        <w:b/>
        <w:i w:val="0"/>
        <w:sz w:val="32"/>
      </w:rPr>
    </w:lvl>
    <w:lvl w:ilvl="3">
      <w:start w:val="1"/>
      <w:numFmt w:val="decimal"/>
      <w:pStyle w:val="Heading4"/>
      <w:lvlText w:val="%2.%3.%4"/>
      <w:lvlJc w:val="left"/>
      <w:pPr>
        <w:ind w:left="936" w:hanging="936"/>
      </w:pPr>
      <w:rPr>
        <w:rFonts w:ascii="Arial Narrow" w:hAnsi="Arial Narrow" w:hint="default"/>
        <w:b/>
        <w:i w:val="0"/>
        <w:sz w:val="28"/>
      </w:rPr>
    </w:lvl>
    <w:lvl w:ilvl="4">
      <w:start w:val="1"/>
      <w:numFmt w:val="decimal"/>
      <w:pStyle w:val="Heading5"/>
      <w:lvlText w:val="%2.%3.%4.%5"/>
      <w:lvlJc w:val="left"/>
      <w:pPr>
        <w:ind w:left="1008" w:hanging="1008"/>
      </w:pPr>
      <w:rPr>
        <w:rFonts w:ascii="Arial Narrow" w:hAnsi="Arial Narrow" w:hint="default"/>
        <w:b/>
        <w:i w:val="0"/>
        <w:sz w:val="24"/>
        <w:szCs w:val="24"/>
      </w:rPr>
    </w:lvl>
    <w:lvl w:ilvl="5">
      <w:start w:val="1"/>
      <w:numFmt w:val="decimal"/>
      <w:pStyle w:val="Heading6"/>
      <w:lvlText w:val="%2.%3.%4.%5.%6"/>
      <w:lvlJc w:val="left"/>
      <w:pPr>
        <w:ind w:left="1224" w:hanging="1224"/>
      </w:pPr>
      <w:rPr>
        <w:rFonts w:ascii="Arial Narrow" w:hAnsi="Arial Narrow" w:hint="default"/>
        <w:b/>
        <w:i/>
        <w:sz w:val="26"/>
        <w:szCs w:val="26"/>
      </w:rPr>
    </w:lvl>
    <w:lvl w:ilvl="6">
      <w:start w:val="1"/>
      <w:numFmt w:val="decimal"/>
      <w:pStyle w:val="Heading7"/>
      <w:lvlText w:val="%2.%3.%4.%5.%6.%7"/>
      <w:lvlJc w:val="left"/>
      <w:pPr>
        <w:ind w:left="360" w:hanging="360"/>
      </w:pPr>
      <w:rPr>
        <w:rFonts w:ascii="Arial Narrow" w:hAnsi="Arial Narrow" w:hint="default"/>
        <w:b/>
        <w:i/>
        <w:sz w:val="22"/>
      </w:rPr>
    </w:lvl>
    <w:lvl w:ilvl="7">
      <w:start w:val="1"/>
      <w:numFmt w:val="decimal"/>
      <w:pStyle w:val="Heading8"/>
      <w:lvlText w:val="%2.%3.%4.%5.%6.%7.%8"/>
      <w:lvlJc w:val="left"/>
      <w:pPr>
        <w:ind w:left="360" w:hanging="360"/>
      </w:pPr>
      <w:rPr>
        <w:rFonts w:ascii="Arial Narrow" w:hAnsi="Arial Narrow" w:hint="default"/>
        <w:b/>
        <w:i w:val="0"/>
        <w:sz w:val="22"/>
      </w:rPr>
    </w:lvl>
    <w:lvl w:ilvl="8">
      <w:start w:val="1"/>
      <w:numFmt w:val="decimal"/>
      <w:pStyle w:val="Heading9"/>
      <w:lvlText w:val="%2.%3.%4.%5.%6.%7.%8.%9"/>
      <w:lvlJc w:val="left"/>
      <w:pPr>
        <w:ind w:left="360" w:hanging="360"/>
      </w:pPr>
      <w:rPr>
        <w:rFonts w:ascii="Arial Narrow" w:hAnsi="Arial Narrow" w:hint="default"/>
        <w:b w:val="0"/>
        <w:i/>
        <w:sz w:val="22"/>
      </w:rPr>
    </w:lvl>
  </w:abstractNum>
  <w:abstractNum w:abstractNumId="44" w15:restartNumberingAfterBreak="0">
    <w:nsid w:val="66495A99"/>
    <w:multiLevelType w:val="hybridMultilevel"/>
    <w:tmpl w:val="C0C6F0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66D71EA9"/>
    <w:multiLevelType w:val="hybridMultilevel"/>
    <w:tmpl w:val="5BE6F34E"/>
    <w:lvl w:ilvl="0" w:tplc="BF407C62">
      <w:start w:val="1"/>
      <w:numFmt w:val="decimal"/>
      <w:pStyle w:val="AppendixG"/>
      <w:lvlText w:val="G.%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6" w15:restartNumberingAfterBreak="0">
    <w:nsid w:val="66DE1793"/>
    <w:multiLevelType w:val="hybridMultilevel"/>
    <w:tmpl w:val="2702C6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6BCC4A7B"/>
    <w:multiLevelType w:val="hybridMultilevel"/>
    <w:tmpl w:val="C6F086F4"/>
    <w:lvl w:ilvl="0" w:tplc="D4D81450">
      <w:start w:val="1"/>
      <w:numFmt w:val="bullet"/>
      <w:pStyle w:val="BodyText10Bullet"/>
      <w:lvlText w:val=""/>
      <w:lvlJc w:val="left"/>
      <w:pPr>
        <w:tabs>
          <w:tab w:val="num" w:pos="576"/>
        </w:tabs>
        <w:ind w:left="504" w:hanging="216"/>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6CEF52FA"/>
    <w:multiLevelType w:val="hybridMultilevel"/>
    <w:tmpl w:val="95264B0A"/>
    <w:lvl w:ilvl="0" w:tplc="12468C02">
      <w:start w:val="1"/>
      <w:numFmt w:val="bullet"/>
      <w:pStyle w:val="BodyTextBulletLevel2"/>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9" w15:restartNumberingAfterBreak="0">
    <w:nsid w:val="6E0C7FA5"/>
    <w:multiLevelType w:val="hybridMultilevel"/>
    <w:tmpl w:val="60DA00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0" w15:restartNumberingAfterBreak="0">
    <w:nsid w:val="714700E8"/>
    <w:multiLevelType w:val="hybridMultilevel"/>
    <w:tmpl w:val="F32A2A66"/>
    <w:lvl w:ilvl="0" w:tplc="CB3EC74A">
      <w:start w:val="1"/>
      <w:numFmt w:val="bullet"/>
      <w:pStyle w:val="TableText8Bullet"/>
      <w:lvlText w:val=""/>
      <w:lvlJc w:val="left"/>
      <w:pPr>
        <w:tabs>
          <w:tab w:val="num" w:pos="216"/>
        </w:tabs>
      </w:pPr>
      <w:rPr>
        <w:rFonts w:ascii="Symbol" w:hAnsi="Symbol" w:hint="default"/>
        <w:b w:val="0"/>
        <w:i w:val="0"/>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7351429E"/>
    <w:multiLevelType w:val="hybridMultilevel"/>
    <w:tmpl w:val="6666D5A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2" w15:restartNumberingAfterBreak="0">
    <w:nsid w:val="756B5A2C"/>
    <w:multiLevelType w:val="hybridMultilevel"/>
    <w:tmpl w:val="8960CB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3" w15:restartNumberingAfterBreak="0">
    <w:nsid w:val="774C6E75"/>
    <w:multiLevelType w:val="hybridMultilevel"/>
    <w:tmpl w:val="D36C7D28"/>
    <w:lvl w:ilvl="0" w:tplc="DB8AC4EA">
      <w:start w:val="1"/>
      <w:numFmt w:val="decimal"/>
      <w:pStyle w:val="AppendixI"/>
      <w:lvlText w:val="I.%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6"/>
  </w:num>
  <w:num w:numId="2">
    <w:abstractNumId w:val="16"/>
  </w:num>
  <w:num w:numId="3">
    <w:abstractNumId w:val="24"/>
  </w:num>
  <w:num w:numId="4">
    <w:abstractNumId w:val="27"/>
  </w:num>
  <w:num w:numId="5">
    <w:abstractNumId w:val="29"/>
  </w:num>
  <w:num w:numId="6">
    <w:abstractNumId w:val="34"/>
  </w:num>
  <w:num w:numId="7">
    <w:abstractNumId w:val="31"/>
  </w:num>
  <w:num w:numId="8">
    <w:abstractNumId w:val="45"/>
  </w:num>
  <w:num w:numId="9">
    <w:abstractNumId w:val="9"/>
  </w:num>
  <w:num w:numId="10">
    <w:abstractNumId w:val="53"/>
  </w:num>
  <w:num w:numId="11">
    <w:abstractNumId w:val="47"/>
  </w:num>
  <w:num w:numId="12">
    <w:abstractNumId w:val="18"/>
  </w:num>
  <w:num w:numId="13">
    <w:abstractNumId w:val="22"/>
  </w:num>
  <w:num w:numId="14">
    <w:abstractNumId w:val="48"/>
  </w:num>
  <w:num w:numId="15">
    <w:abstractNumId w:val="42"/>
  </w:num>
  <w:num w:numId="16">
    <w:abstractNumId w:val="35"/>
  </w:num>
  <w:num w:numId="17">
    <w:abstractNumId w:val="20"/>
  </w:num>
  <w:num w:numId="18">
    <w:abstractNumId w:val="43"/>
  </w:num>
  <w:num w:numId="19">
    <w:abstractNumId w:val="23"/>
  </w:num>
  <w:num w:numId="20">
    <w:abstractNumId w:val="2"/>
  </w:num>
  <w:num w:numId="21">
    <w:abstractNumId w:val="30"/>
  </w:num>
  <w:num w:numId="22">
    <w:abstractNumId w:val="7"/>
  </w:num>
  <w:num w:numId="23">
    <w:abstractNumId w:val="0"/>
  </w:num>
  <w:num w:numId="24">
    <w:abstractNumId w:val="50"/>
  </w:num>
  <w:num w:numId="25">
    <w:abstractNumId w:val="8"/>
  </w:num>
  <w:num w:numId="26">
    <w:abstractNumId w:val="38"/>
  </w:num>
  <w:num w:numId="27">
    <w:abstractNumId w:val="26"/>
  </w:num>
  <w:num w:numId="28">
    <w:abstractNumId w:val="51"/>
  </w:num>
  <w:num w:numId="29">
    <w:abstractNumId w:val="33"/>
  </w:num>
  <w:num w:numId="30">
    <w:abstractNumId w:val="25"/>
  </w:num>
  <w:num w:numId="31">
    <w:abstractNumId w:val="13"/>
  </w:num>
  <w:num w:numId="32">
    <w:abstractNumId w:val="46"/>
  </w:num>
  <w:num w:numId="33">
    <w:abstractNumId w:val="32"/>
  </w:num>
  <w:num w:numId="34">
    <w:abstractNumId w:val="12"/>
  </w:num>
  <w:num w:numId="35">
    <w:abstractNumId w:val="40"/>
  </w:num>
  <w:num w:numId="36">
    <w:abstractNumId w:val="37"/>
  </w:num>
  <w:num w:numId="37">
    <w:abstractNumId w:val="49"/>
  </w:num>
  <w:num w:numId="38">
    <w:abstractNumId w:val="41"/>
  </w:num>
  <w:num w:numId="39">
    <w:abstractNumId w:val="14"/>
  </w:num>
  <w:num w:numId="40">
    <w:abstractNumId w:val="3"/>
  </w:num>
  <w:num w:numId="41">
    <w:abstractNumId w:val="36"/>
  </w:num>
  <w:num w:numId="42">
    <w:abstractNumId w:val="52"/>
  </w:num>
  <w:num w:numId="43">
    <w:abstractNumId w:val="39"/>
  </w:num>
  <w:num w:numId="44">
    <w:abstractNumId w:val="4"/>
  </w:num>
  <w:num w:numId="45">
    <w:abstractNumId w:val="28"/>
  </w:num>
  <w:num w:numId="46">
    <w:abstractNumId w:val="44"/>
  </w:num>
  <w:num w:numId="47">
    <w:abstractNumId w:val="17"/>
  </w:num>
  <w:num w:numId="48">
    <w:abstractNumId w:val="1"/>
  </w:num>
  <w:num w:numId="49">
    <w:abstractNumId w:val="10"/>
  </w:num>
  <w:num w:numId="50">
    <w:abstractNumId w:val="19"/>
  </w:num>
  <w:num w:numId="51">
    <w:abstractNumId w:val="5"/>
  </w:num>
  <w:num w:numId="52">
    <w:abstractNumId w:val="11"/>
  </w:num>
  <w:num w:numId="53">
    <w:abstractNumId w:val="15"/>
  </w:num>
  <w:num w:numId="54">
    <w:abstractNumId w:val="21"/>
  </w:num>
  <w:numIdMacAtCleanup w:val="5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Heinrich, Danielle - heidl003">
    <w15:presenceInfo w15:providerId="None" w15:userId="Heinrich, Danielle - heidl0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7B42"/>
    <w:rsid w:val="00001AE6"/>
    <w:rsid w:val="0001285D"/>
    <w:rsid w:val="000157F4"/>
    <w:rsid w:val="0002372C"/>
    <w:rsid w:val="00031EFF"/>
    <w:rsid w:val="000457FE"/>
    <w:rsid w:val="0005422D"/>
    <w:rsid w:val="00070634"/>
    <w:rsid w:val="000743AE"/>
    <w:rsid w:val="00075D19"/>
    <w:rsid w:val="0007670E"/>
    <w:rsid w:val="000A4B48"/>
    <w:rsid w:val="000C19CC"/>
    <w:rsid w:val="000D129C"/>
    <w:rsid w:val="000E0B64"/>
    <w:rsid w:val="000E5330"/>
    <w:rsid w:val="000F0C3B"/>
    <w:rsid w:val="000F2212"/>
    <w:rsid w:val="001005CD"/>
    <w:rsid w:val="00102460"/>
    <w:rsid w:val="0011068C"/>
    <w:rsid w:val="00112D87"/>
    <w:rsid w:val="0013711D"/>
    <w:rsid w:val="00141CA2"/>
    <w:rsid w:val="00143011"/>
    <w:rsid w:val="00145CE7"/>
    <w:rsid w:val="00146059"/>
    <w:rsid w:val="00146B4C"/>
    <w:rsid w:val="00153A92"/>
    <w:rsid w:val="0016731D"/>
    <w:rsid w:val="0017052B"/>
    <w:rsid w:val="00172BEA"/>
    <w:rsid w:val="00193DA7"/>
    <w:rsid w:val="001A5A68"/>
    <w:rsid w:val="001A5D9B"/>
    <w:rsid w:val="001B42D7"/>
    <w:rsid w:val="001B50B3"/>
    <w:rsid w:val="001C1B32"/>
    <w:rsid w:val="001C5ACB"/>
    <w:rsid w:val="001C6D97"/>
    <w:rsid w:val="001C7D2D"/>
    <w:rsid w:val="001D1DB5"/>
    <w:rsid w:val="001D733E"/>
    <w:rsid w:val="001F5BC4"/>
    <w:rsid w:val="00207D4C"/>
    <w:rsid w:val="00211F4D"/>
    <w:rsid w:val="00216677"/>
    <w:rsid w:val="00216790"/>
    <w:rsid w:val="002203B8"/>
    <w:rsid w:val="002274EF"/>
    <w:rsid w:val="002439E7"/>
    <w:rsid w:val="0024607C"/>
    <w:rsid w:val="002603AA"/>
    <w:rsid w:val="002748C2"/>
    <w:rsid w:val="0028137F"/>
    <w:rsid w:val="00283C15"/>
    <w:rsid w:val="00287D24"/>
    <w:rsid w:val="00292ECC"/>
    <w:rsid w:val="0029761F"/>
    <w:rsid w:val="002A0005"/>
    <w:rsid w:val="002A0E7B"/>
    <w:rsid w:val="002B3A7B"/>
    <w:rsid w:val="002B7627"/>
    <w:rsid w:val="002C65D9"/>
    <w:rsid w:val="002D06EF"/>
    <w:rsid w:val="002D2281"/>
    <w:rsid w:val="002E0964"/>
    <w:rsid w:val="002F17E4"/>
    <w:rsid w:val="00305FFF"/>
    <w:rsid w:val="00317267"/>
    <w:rsid w:val="00320C8D"/>
    <w:rsid w:val="003230F6"/>
    <w:rsid w:val="003313C1"/>
    <w:rsid w:val="00342505"/>
    <w:rsid w:val="00344AED"/>
    <w:rsid w:val="003451EC"/>
    <w:rsid w:val="00351A9D"/>
    <w:rsid w:val="00357883"/>
    <w:rsid w:val="00357A60"/>
    <w:rsid w:val="0036797C"/>
    <w:rsid w:val="00375351"/>
    <w:rsid w:val="003829B9"/>
    <w:rsid w:val="0038635A"/>
    <w:rsid w:val="00387452"/>
    <w:rsid w:val="003B044A"/>
    <w:rsid w:val="003D4797"/>
    <w:rsid w:val="003E2A96"/>
    <w:rsid w:val="003E5203"/>
    <w:rsid w:val="0040438A"/>
    <w:rsid w:val="00407C87"/>
    <w:rsid w:val="00412AB4"/>
    <w:rsid w:val="00432C6B"/>
    <w:rsid w:val="0043450F"/>
    <w:rsid w:val="00435C56"/>
    <w:rsid w:val="00436946"/>
    <w:rsid w:val="0044183B"/>
    <w:rsid w:val="00452C00"/>
    <w:rsid w:val="00455809"/>
    <w:rsid w:val="0045718E"/>
    <w:rsid w:val="004728CC"/>
    <w:rsid w:val="00477D0F"/>
    <w:rsid w:val="00477FC7"/>
    <w:rsid w:val="00482EB9"/>
    <w:rsid w:val="004845F9"/>
    <w:rsid w:val="00492A92"/>
    <w:rsid w:val="004A5FA9"/>
    <w:rsid w:val="004B39BB"/>
    <w:rsid w:val="004B7614"/>
    <w:rsid w:val="004C4ECE"/>
    <w:rsid w:val="004D4A41"/>
    <w:rsid w:val="004D4C9E"/>
    <w:rsid w:val="004D633A"/>
    <w:rsid w:val="00500C08"/>
    <w:rsid w:val="00507EA1"/>
    <w:rsid w:val="00516165"/>
    <w:rsid w:val="00535156"/>
    <w:rsid w:val="005368A4"/>
    <w:rsid w:val="00561C3C"/>
    <w:rsid w:val="0057301F"/>
    <w:rsid w:val="005936FB"/>
    <w:rsid w:val="005A4B8B"/>
    <w:rsid w:val="005B4FF8"/>
    <w:rsid w:val="005C6BA4"/>
    <w:rsid w:val="005D16AE"/>
    <w:rsid w:val="005E1D0A"/>
    <w:rsid w:val="005E29DB"/>
    <w:rsid w:val="005E3CA0"/>
    <w:rsid w:val="005E5838"/>
    <w:rsid w:val="005F09C5"/>
    <w:rsid w:val="005F2295"/>
    <w:rsid w:val="005F47B5"/>
    <w:rsid w:val="005F6861"/>
    <w:rsid w:val="00604824"/>
    <w:rsid w:val="006075F7"/>
    <w:rsid w:val="00615B69"/>
    <w:rsid w:val="006200A3"/>
    <w:rsid w:val="00620182"/>
    <w:rsid w:val="00630036"/>
    <w:rsid w:val="00630735"/>
    <w:rsid w:val="00654191"/>
    <w:rsid w:val="0067488A"/>
    <w:rsid w:val="006750F6"/>
    <w:rsid w:val="00693D92"/>
    <w:rsid w:val="006B2B04"/>
    <w:rsid w:val="006B5390"/>
    <w:rsid w:val="006B7270"/>
    <w:rsid w:val="006D002C"/>
    <w:rsid w:val="006D365F"/>
    <w:rsid w:val="006E1208"/>
    <w:rsid w:val="006E3902"/>
    <w:rsid w:val="006E4A3A"/>
    <w:rsid w:val="006E4DBE"/>
    <w:rsid w:val="006E55D3"/>
    <w:rsid w:val="0070430D"/>
    <w:rsid w:val="00720C58"/>
    <w:rsid w:val="007261E7"/>
    <w:rsid w:val="00742173"/>
    <w:rsid w:val="007440D1"/>
    <w:rsid w:val="007553E2"/>
    <w:rsid w:val="00762D9B"/>
    <w:rsid w:val="0078056D"/>
    <w:rsid w:val="0078691E"/>
    <w:rsid w:val="00790B5F"/>
    <w:rsid w:val="0079357B"/>
    <w:rsid w:val="007A3EAA"/>
    <w:rsid w:val="007A41B1"/>
    <w:rsid w:val="007B33DA"/>
    <w:rsid w:val="007C0B24"/>
    <w:rsid w:val="007C2C90"/>
    <w:rsid w:val="007C594C"/>
    <w:rsid w:val="007D0B90"/>
    <w:rsid w:val="007D3739"/>
    <w:rsid w:val="007E06DA"/>
    <w:rsid w:val="007E215F"/>
    <w:rsid w:val="007E24B4"/>
    <w:rsid w:val="007E4C9B"/>
    <w:rsid w:val="007E6EF4"/>
    <w:rsid w:val="00807813"/>
    <w:rsid w:val="00820F59"/>
    <w:rsid w:val="008215FE"/>
    <w:rsid w:val="00822ED9"/>
    <w:rsid w:val="0082343C"/>
    <w:rsid w:val="00847225"/>
    <w:rsid w:val="00856132"/>
    <w:rsid w:val="00856D54"/>
    <w:rsid w:val="0087107A"/>
    <w:rsid w:val="008730BD"/>
    <w:rsid w:val="00887DA1"/>
    <w:rsid w:val="0089023E"/>
    <w:rsid w:val="00890F85"/>
    <w:rsid w:val="008933BC"/>
    <w:rsid w:val="008A33CF"/>
    <w:rsid w:val="008A68EB"/>
    <w:rsid w:val="008A7F55"/>
    <w:rsid w:val="008F1037"/>
    <w:rsid w:val="00905919"/>
    <w:rsid w:val="00922494"/>
    <w:rsid w:val="00923275"/>
    <w:rsid w:val="00933D42"/>
    <w:rsid w:val="00934622"/>
    <w:rsid w:val="009447A7"/>
    <w:rsid w:val="009506FD"/>
    <w:rsid w:val="00961F4D"/>
    <w:rsid w:val="00991A96"/>
    <w:rsid w:val="00991C10"/>
    <w:rsid w:val="00992079"/>
    <w:rsid w:val="00994F1C"/>
    <w:rsid w:val="009C0AF5"/>
    <w:rsid w:val="009D5727"/>
    <w:rsid w:val="009E4721"/>
    <w:rsid w:val="009F0973"/>
    <w:rsid w:val="009F6674"/>
    <w:rsid w:val="00A01474"/>
    <w:rsid w:val="00A30250"/>
    <w:rsid w:val="00A53BB6"/>
    <w:rsid w:val="00A57291"/>
    <w:rsid w:val="00A75772"/>
    <w:rsid w:val="00A84739"/>
    <w:rsid w:val="00A920DC"/>
    <w:rsid w:val="00A92DDA"/>
    <w:rsid w:val="00A93BA7"/>
    <w:rsid w:val="00A9637B"/>
    <w:rsid w:val="00AA3E2C"/>
    <w:rsid w:val="00AA480E"/>
    <w:rsid w:val="00AA75AA"/>
    <w:rsid w:val="00AE537B"/>
    <w:rsid w:val="00AE7DFE"/>
    <w:rsid w:val="00AF38F5"/>
    <w:rsid w:val="00AF5980"/>
    <w:rsid w:val="00B01CB8"/>
    <w:rsid w:val="00B07C65"/>
    <w:rsid w:val="00B12DB5"/>
    <w:rsid w:val="00B20F44"/>
    <w:rsid w:val="00B26BFB"/>
    <w:rsid w:val="00B30349"/>
    <w:rsid w:val="00B41DFD"/>
    <w:rsid w:val="00B44917"/>
    <w:rsid w:val="00B50C91"/>
    <w:rsid w:val="00B5688B"/>
    <w:rsid w:val="00B634F7"/>
    <w:rsid w:val="00B81F9A"/>
    <w:rsid w:val="00BA22F2"/>
    <w:rsid w:val="00BB17DB"/>
    <w:rsid w:val="00BE2F1F"/>
    <w:rsid w:val="00C02266"/>
    <w:rsid w:val="00C103E6"/>
    <w:rsid w:val="00C42EF4"/>
    <w:rsid w:val="00C633A0"/>
    <w:rsid w:val="00C94D7D"/>
    <w:rsid w:val="00C95BBD"/>
    <w:rsid w:val="00C97FCE"/>
    <w:rsid w:val="00CB1B6C"/>
    <w:rsid w:val="00CC44BE"/>
    <w:rsid w:val="00CC6D83"/>
    <w:rsid w:val="00CD2DF4"/>
    <w:rsid w:val="00CD4202"/>
    <w:rsid w:val="00CD7A7B"/>
    <w:rsid w:val="00CE02AB"/>
    <w:rsid w:val="00CE1D3B"/>
    <w:rsid w:val="00D03444"/>
    <w:rsid w:val="00D117C3"/>
    <w:rsid w:val="00D121C6"/>
    <w:rsid w:val="00D15DB7"/>
    <w:rsid w:val="00D2527C"/>
    <w:rsid w:val="00D340C5"/>
    <w:rsid w:val="00D35658"/>
    <w:rsid w:val="00D363B7"/>
    <w:rsid w:val="00D41DFE"/>
    <w:rsid w:val="00D44C51"/>
    <w:rsid w:val="00D45E53"/>
    <w:rsid w:val="00D54A41"/>
    <w:rsid w:val="00D63338"/>
    <w:rsid w:val="00D706B2"/>
    <w:rsid w:val="00D745A2"/>
    <w:rsid w:val="00D7482F"/>
    <w:rsid w:val="00D86F01"/>
    <w:rsid w:val="00DA4FDE"/>
    <w:rsid w:val="00DB6900"/>
    <w:rsid w:val="00DD5F0D"/>
    <w:rsid w:val="00E162EC"/>
    <w:rsid w:val="00E27B42"/>
    <w:rsid w:val="00E50645"/>
    <w:rsid w:val="00E53D33"/>
    <w:rsid w:val="00E564F5"/>
    <w:rsid w:val="00E60303"/>
    <w:rsid w:val="00E71C5B"/>
    <w:rsid w:val="00E832EE"/>
    <w:rsid w:val="00EA368A"/>
    <w:rsid w:val="00EB04FB"/>
    <w:rsid w:val="00EB6A9D"/>
    <w:rsid w:val="00EB7B2D"/>
    <w:rsid w:val="00EC68BF"/>
    <w:rsid w:val="00ED7C79"/>
    <w:rsid w:val="00EE3525"/>
    <w:rsid w:val="00EE6244"/>
    <w:rsid w:val="00EF165D"/>
    <w:rsid w:val="00EF6D72"/>
    <w:rsid w:val="00F04214"/>
    <w:rsid w:val="00F05267"/>
    <w:rsid w:val="00F15540"/>
    <w:rsid w:val="00F15BF1"/>
    <w:rsid w:val="00F34D82"/>
    <w:rsid w:val="00F5552E"/>
    <w:rsid w:val="00F77754"/>
    <w:rsid w:val="00F94995"/>
    <w:rsid w:val="00F968FC"/>
    <w:rsid w:val="00F97582"/>
    <w:rsid w:val="00FB3143"/>
    <w:rsid w:val="00FB79DE"/>
    <w:rsid w:val="00FC201F"/>
    <w:rsid w:val="00FC4C14"/>
    <w:rsid w:val="00FC6984"/>
    <w:rsid w:val="00FC7172"/>
    <w:rsid w:val="00FD6E83"/>
    <w:rsid w:val="00FE16DB"/>
    <w:rsid w:val="00FF3406"/>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743549"/>
  <w15:chartTrackingRefBased/>
  <w15:docId w15:val="{102F3EBD-209C-42C5-99F4-665B0E61C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27B42"/>
    <w:pPr>
      <w:spacing w:before="120" w:after="120" w:line="240" w:lineRule="auto"/>
    </w:pPr>
    <w:rPr>
      <w:rFonts w:ascii="Arial" w:eastAsia="Times New Roman" w:hAnsi="Arial" w:cs="Times New Roman"/>
      <w:szCs w:val="20"/>
      <w:lang w:val="en-US"/>
    </w:rPr>
  </w:style>
  <w:style w:type="paragraph" w:styleId="Heading1">
    <w:name w:val="heading 1"/>
    <w:next w:val="Normal"/>
    <w:link w:val="Heading1Char"/>
    <w:autoRedefine/>
    <w:qFormat/>
    <w:rsid w:val="00E27B42"/>
    <w:pPr>
      <w:keepNext/>
      <w:numPr>
        <w:numId w:val="18"/>
      </w:numPr>
      <w:pBdr>
        <w:bottom w:val="single" w:sz="4" w:space="1" w:color="auto"/>
      </w:pBdr>
      <w:tabs>
        <w:tab w:val="left" w:pos="540"/>
      </w:tabs>
      <w:spacing w:before="100" w:after="0" w:line="240" w:lineRule="auto"/>
      <w:jc w:val="right"/>
      <w:outlineLvl w:val="0"/>
    </w:pPr>
    <w:rPr>
      <w:rFonts w:ascii="Arial Narrow" w:eastAsiaTheme="majorEastAsia" w:hAnsi="Arial Narrow" w:cstheme="majorBidi"/>
      <w:b/>
      <w:kern w:val="28"/>
      <w:sz w:val="48"/>
      <w:szCs w:val="20"/>
      <w:lang w:val="en-US"/>
    </w:rPr>
  </w:style>
  <w:style w:type="paragraph" w:styleId="Heading2">
    <w:name w:val="heading 2"/>
    <w:next w:val="Normal"/>
    <w:link w:val="Heading2Char"/>
    <w:autoRedefine/>
    <w:qFormat/>
    <w:rsid w:val="00E27B42"/>
    <w:pPr>
      <w:keepNext/>
      <w:keepLines/>
      <w:pageBreakBefore/>
      <w:numPr>
        <w:ilvl w:val="1"/>
        <w:numId w:val="18"/>
      </w:numPr>
      <w:pBdr>
        <w:bottom w:val="single" w:sz="4" w:space="1" w:color="auto"/>
      </w:pBdr>
      <w:spacing w:before="120" w:after="120" w:line="240" w:lineRule="auto"/>
      <w:jc w:val="both"/>
      <w:outlineLvl w:val="1"/>
    </w:pPr>
    <w:rPr>
      <w:rFonts w:ascii="Arial Narrow" w:eastAsiaTheme="majorEastAsia" w:hAnsi="Arial Narrow" w:cstheme="majorBidi"/>
      <w:b/>
      <w:sz w:val="36"/>
      <w:szCs w:val="36"/>
      <w:lang w:val="en-US"/>
    </w:rPr>
  </w:style>
  <w:style w:type="paragraph" w:styleId="Heading3">
    <w:name w:val="heading 3"/>
    <w:next w:val="Normal"/>
    <w:link w:val="Heading3Char"/>
    <w:autoRedefine/>
    <w:qFormat/>
    <w:rsid w:val="000E5330"/>
    <w:pPr>
      <w:keepNext/>
      <w:keepLines/>
      <w:numPr>
        <w:ilvl w:val="2"/>
        <w:numId w:val="18"/>
      </w:numPr>
      <w:spacing w:before="240" w:after="0" w:line="240" w:lineRule="auto"/>
      <w:outlineLvl w:val="2"/>
    </w:pPr>
    <w:rPr>
      <w:rFonts w:ascii="Arial Narrow" w:eastAsiaTheme="majorEastAsia" w:hAnsi="Arial Narrow" w:cstheme="majorBidi"/>
      <w:b/>
      <w:sz w:val="32"/>
      <w:szCs w:val="32"/>
      <w:lang w:val="en-US"/>
    </w:rPr>
  </w:style>
  <w:style w:type="paragraph" w:styleId="Heading4">
    <w:name w:val="heading 4"/>
    <w:next w:val="Normal"/>
    <w:link w:val="Heading4Char"/>
    <w:autoRedefine/>
    <w:qFormat/>
    <w:rsid w:val="00E27B42"/>
    <w:pPr>
      <w:keepNext/>
      <w:numPr>
        <w:ilvl w:val="3"/>
        <w:numId w:val="18"/>
      </w:numPr>
      <w:spacing w:before="240" w:after="120" w:line="240" w:lineRule="auto"/>
      <w:outlineLvl w:val="3"/>
    </w:pPr>
    <w:rPr>
      <w:rFonts w:ascii="Arial Narrow" w:eastAsiaTheme="majorEastAsia" w:hAnsi="Arial Narrow" w:cstheme="majorBidi"/>
      <w:b/>
      <w:sz w:val="28"/>
      <w:szCs w:val="28"/>
      <w:lang w:val="en-US"/>
    </w:rPr>
  </w:style>
  <w:style w:type="paragraph" w:styleId="Heading5">
    <w:name w:val="heading 5"/>
    <w:next w:val="Normal"/>
    <w:link w:val="Heading5Char"/>
    <w:qFormat/>
    <w:rsid w:val="00E27B42"/>
    <w:pPr>
      <w:keepNext/>
      <w:numPr>
        <w:ilvl w:val="4"/>
        <w:numId w:val="18"/>
      </w:numPr>
      <w:spacing w:before="240" w:after="120" w:line="240" w:lineRule="auto"/>
      <w:outlineLvl w:val="4"/>
    </w:pPr>
    <w:rPr>
      <w:rFonts w:ascii="Arial Narrow" w:eastAsiaTheme="majorEastAsia" w:hAnsi="Arial Narrow" w:cstheme="majorBidi"/>
      <w:b/>
      <w:sz w:val="26"/>
      <w:szCs w:val="20"/>
      <w:lang w:val="en-US"/>
    </w:rPr>
  </w:style>
  <w:style w:type="paragraph" w:styleId="Heading6">
    <w:name w:val="heading 6"/>
    <w:next w:val="Normal"/>
    <w:link w:val="Heading6Char"/>
    <w:qFormat/>
    <w:rsid w:val="00E27B42"/>
    <w:pPr>
      <w:keepNext/>
      <w:numPr>
        <w:ilvl w:val="5"/>
        <w:numId w:val="18"/>
      </w:numPr>
      <w:spacing w:before="120" w:after="120" w:line="240" w:lineRule="auto"/>
      <w:outlineLvl w:val="5"/>
    </w:pPr>
    <w:rPr>
      <w:rFonts w:ascii="Arial Narrow" w:eastAsiaTheme="majorEastAsia" w:hAnsi="Arial Narrow" w:cstheme="majorBidi"/>
      <w:b/>
      <w:i/>
      <w:sz w:val="26"/>
      <w:szCs w:val="20"/>
      <w:lang w:val="en-US"/>
    </w:rPr>
  </w:style>
  <w:style w:type="paragraph" w:styleId="Heading7">
    <w:name w:val="heading 7"/>
    <w:basedOn w:val="Normal"/>
    <w:next w:val="Normal"/>
    <w:link w:val="Heading7Char"/>
    <w:qFormat/>
    <w:rsid w:val="00E27B42"/>
    <w:pPr>
      <w:numPr>
        <w:ilvl w:val="6"/>
        <w:numId w:val="18"/>
      </w:numPr>
      <w:spacing w:before="240" w:after="60"/>
      <w:outlineLvl w:val="6"/>
    </w:pPr>
    <w:rPr>
      <w:rFonts w:ascii="Arial Narrow" w:eastAsiaTheme="majorEastAsia" w:hAnsi="Arial Narrow" w:cstheme="majorBidi"/>
      <w:b/>
      <w:i/>
    </w:rPr>
  </w:style>
  <w:style w:type="paragraph" w:styleId="Heading8">
    <w:name w:val="heading 8"/>
    <w:basedOn w:val="Normal"/>
    <w:next w:val="Normal"/>
    <w:link w:val="Heading8Char"/>
    <w:qFormat/>
    <w:rsid w:val="00E27B42"/>
    <w:pPr>
      <w:keepNext/>
      <w:numPr>
        <w:ilvl w:val="7"/>
        <w:numId w:val="18"/>
      </w:numPr>
      <w:outlineLvl w:val="7"/>
    </w:pPr>
    <w:rPr>
      <w:rFonts w:ascii="Arial Narrow" w:eastAsiaTheme="majorEastAsia" w:hAnsi="Arial Narrow" w:cstheme="majorBidi"/>
      <w:b/>
      <w:i/>
      <w:snapToGrid w:val="0"/>
    </w:rPr>
  </w:style>
  <w:style w:type="paragraph" w:styleId="Heading9">
    <w:name w:val="heading 9"/>
    <w:basedOn w:val="Normal"/>
    <w:next w:val="Normal"/>
    <w:link w:val="Heading9Char"/>
    <w:qFormat/>
    <w:rsid w:val="00E27B42"/>
    <w:pPr>
      <w:keepNext/>
      <w:numPr>
        <w:ilvl w:val="8"/>
        <w:numId w:val="18"/>
      </w:numPr>
      <w:outlineLvl w:val="8"/>
    </w:pPr>
    <w:rPr>
      <w:rFonts w:ascii="Arial Narrow" w:eastAsiaTheme="majorEastAsia" w:hAnsi="Arial Narrow"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27B42"/>
    <w:rPr>
      <w:rFonts w:ascii="Arial Narrow" w:eastAsiaTheme="majorEastAsia" w:hAnsi="Arial Narrow" w:cstheme="majorBidi"/>
      <w:b/>
      <w:kern w:val="28"/>
      <w:sz w:val="48"/>
      <w:szCs w:val="20"/>
      <w:lang w:val="en-US"/>
    </w:rPr>
  </w:style>
  <w:style w:type="character" w:customStyle="1" w:styleId="Heading2Char">
    <w:name w:val="Heading 2 Char"/>
    <w:basedOn w:val="DefaultParagraphFont"/>
    <w:link w:val="Heading2"/>
    <w:rsid w:val="00E27B42"/>
    <w:rPr>
      <w:rFonts w:ascii="Arial Narrow" w:eastAsiaTheme="majorEastAsia" w:hAnsi="Arial Narrow" w:cstheme="majorBidi"/>
      <w:b/>
      <w:sz w:val="36"/>
      <w:szCs w:val="36"/>
      <w:lang w:val="en-US"/>
    </w:rPr>
  </w:style>
  <w:style w:type="character" w:customStyle="1" w:styleId="Heading3Char">
    <w:name w:val="Heading 3 Char"/>
    <w:basedOn w:val="DefaultParagraphFont"/>
    <w:link w:val="Heading3"/>
    <w:rsid w:val="000E5330"/>
    <w:rPr>
      <w:rFonts w:ascii="Arial Narrow" w:eastAsiaTheme="majorEastAsia" w:hAnsi="Arial Narrow" w:cstheme="majorBidi"/>
      <w:b/>
      <w:sz w:val="32"/>
      <w:szCs w:val="32"/>
      <w:lang w:val="en-US"/>
    </w:rPr>
  </w:style>
  <w:style w:type="character" w:customStyle="1" w:styleId="Heading4Char">
    <w:name w:val="Heading 4 Char"/>
    <w:basedOn w:val="DefaultParagraphFont"/>
    <w:link w:val="Heading4"/>
    <w:rsid w:val="00E27B42"/>
    <w:rPr>
      <w:rFonts w:ascii="Arial Narrow" w:eastAsiaTheme="majorEastAsia" w:hAnsi="Arial Narrow" w:cstheme="majorBidi"/>
      <w:b/>
      <w:sz w:val="28"/>
      <w:szCs w:val="28"/>
      <w:lang w:val="en-US"/>
    </w:rPr>
  </w:style>
  <w:style w:type="character" w:customStyle="1" w:styleId="Heading5Char">
    <w:name w:val="Heading 5 Char"/>
    <w:basedOn w:val="DefaultParagraphFont"/>
    <w:link w:val="Heading5"/>
    <w:rsid w:val="00E27B42"/>
    <w:rPr>
      <w:rFonts w:ascii="Arial Narrow" w:eastAsiaTheme="majorEastAsia" w:hAnsi="Arial Narrow" w:cstheme="majorBidi"/>
      <w:b/>
      <w:sz w:val="26"/>
      <w:szCs w:val="20"/>
      <w:lang w:val="en-US"/>
    </w:rPr>
  </w:style>
  <w:style w:type="character" w:customStyle="1" w:styleId="Heading6Char">
    <w:name w:val="Heading 6 Char"/>
    <w:basedOn w:val="DefaultParagraphFont"/>
    <w:link w:val="Heading6"/>
    <w:rsid w:val="00E27B42"/>
    <w:rPr>
      <w:rFonts w:ascii="Arial Narrow" w:eastAsiaTheme="majorEastAsia" w:hAnsi="Arial Narrow" w:cstheme="majorBidi"/>
      <w:b/>
      <w:i/>
      <w:sz w:val="26"/>
      <w:szCs w:val="20"/>
      <w:lang w:val="en-US"/>
    </w:rPr>
  </w:style>
  <w:style w:type="character" w:customStyle="1" w:styleId="Heading7Char">
    <w:name w:val="Heading 7 Char"/>
    <w:basedOn w:val="DefaultParagraphFont"/>
    <w:link w:val="Heading7"/>
    <w:rsid w:val="00E27B42"/>
    <w:rPr>
      <w:rFonts w:ascii="Arial Narrow" w:eastAsiaTheme="majorEastAsia" w:hAnsi="Arial Narrow" w:cstheme="majorBidi"/>
      <w:b/>
      <w:i/>
      <w:szCs w:val="20"/>
      <w:lang w:val="en-US"/>
    </w:rPr>
  </w:style>
  <w:style w:type="character" w:customStyle="1" w:styleId="Heading8Char">
    <w:name w:val="Heading 8 Char"/>
    <w:basedOn w:val="DefaultParagraphFont"/>
    <w:link w:val="Heading8"/>
    <w:rsid w:val="00E27B42"/>
    <w:rPr>
      <w:rFonts w:ascii="Arial Narrow" w:eastAsiaTheme="majorEastAsia" w:hAnsi="Arial Narrow" w:cstheme="majorBidi"/>
      <w:b/>
      <w:i/>
      <w:snapToGrid w:val="0"/>
      <w:szCs w:val="20"/>
      <w:lang w:val="en-US"/>
    </w:rPr>
  </w:style>
  <w:style w:type="character" w:customStyle="1" w:styleId="Heading9Char">
    <w:name w:val="Heading 9 Char"/>
    <w:basedOn w:val="DefaultParagraphFont"/>
    <w:link w:val="Heading9"/>
    <w:rsid w:val="00E27B42"/>
    <w:rPr>
      <w:rFonts w:ascii="Arial Narrow" w:eastAsiaTheme="majorEastAsia" w:hAnsi="Arial Narrow" w:cstheme="majorBidi"/>
      <w:szCs w:val="20"/>
      <w:lang w:val="en-US"/>
    </w:rPr>
  </w:style>
  <w:style w:type="paragraph" w:customStyle="1" w:styleId="BackMatterHeading">
    <w:name w:val="Back Matter Heading"/>
    <w:next w:val="Normal"/>
    <w:autoRedefine/>
    <w:rsid w:val="00E27B42"/>
    <w:pPr>
      <w:keepNext/>
      <w:pageBreakBefore/>
      <w:spacing w:after="360" w:line="240" w:lineRule="auto"/>
      <w:jc w:val="center"/>
    </w:pPr>
    <w:rPr>
      <w:rFonts w:ascii="Arial Narrow" w:eastAsia="Times New Roman" w:hAnsi="Arial Narrow" w:cs="Times New Roman"/>
      <w:b/>
      <w:color w:val="000000" w:themeColor="text1"/>
      <w:sz w:val="36"/>
      <w:szCs w:val="20"/>
      <w:lang w:val="en-US"/>
    </w:rPr>
  </w:style>
  <w:style w:type="paragraph" w:customStyle="1" w:styleId="Figure">
    <w:name w:val="Figure"/>
    <w:next w:val="Normal"/>
    <w:rsid w:val="00E27B42"/>
    <w:pPr>
      <w:keepNext/>
      <w:keepLines/>
      <w:spacing w:before="120" w:after="0" w:line="240" w:lineRule="auto"/>
    </w:pPr>
    <w:rPr>
      <w:rFonts w:ascii="Arial" w:eastAsia="Times New Roman" w:hAnsi="Arial" w:cs="Times New Roman"/>
      <w:sz w:val="24"/>
      <w:szCs w:val="20"/>
      <w:lang w:val="en-US"/>
    </w:rPr>
  </w:style>
  <w:style w:type="paragraph" w:styleId="Footer">
    <w:name w:val="footer"/>
    <w:link w:val="FooterChar"/>
    <w:rsid w:val="00E27B42"/>
    <w:pPr>
      <w:pBdr>
        <w:top w:val="single" w:sz="4" w:space="1" w:color="000000"/>
      </w:pBdr>
      <w:tabs>
        <w:tab w:val="center" w:pos="4680"/>
        <w:tab w:val="right" w:pos="9360"/>
      </w:tabs>
      <w:spacing w:before="60" w:after="60" w:line="240" w:lineRule="auto"/>
    </w:pPr>
    <w:rPr>
      <w:rFonts w:ascii="Arial Narrow" w:eastAsia="Times New Roman" w:hAnsi="Arial Narrow" w:cs="Times New Roman"/>
      <w:sz w:val="18"/>
      <w:szCs w:val="20"/>
      <w:lang w:val="en-US"/>
    </w:rPr>
  </w:style>
  <w:style w:type="character" w:customStyle="1" w:styleId="FooterChar">
    <w:name w:val="Footer Char"/>
    <w:basedOn w:val="DefaultParagraphFont"/>
    <w:link w:val="Footer"/>
    <w:rsid w:val="00E27B42"/>
    <w:rPr>
      <w:rFonts w:ascii="Arial Narrow" w:eastAsia="Times New Roman" w:hAnsi="Arial Narrow" w:cs="Times New Roman"/>
      <w:sz w:val="18"/>
      <w:szCs w:val="20"/>
      <w:lang w:val="en-US"/>
    </w:rPr>
  </w:style>
  <w:style w:type="character" w:styleId="FootnoteReference">
    <w:name w:val="footnote reference"/>
    <w:basedOn w:val="DefaultParagraphFont"/>
    <w:rsid w:val="00E27B42"/>
    <w:rPr>
      <w:vertAlign w:val="superscript"/>
    </w:rPr>
  </w:style>
  <w:style w:type="paragraph" w:styleId="FootnoteText">
    <w:name w:val="footnote text"/>
    <w:link w:val="FootnoteTextChar"/>
    <w:rsid w:val="00E27B42"/>
    <w:pPr>
      <w:spacing w:before="40" w:after="40" w:line="240" w:lineRule="auto"/>
      <w:ind w:left="360" w:hanging="360"/>
    </w:pPr>
    <w:rPr>
      <w:rFonts w:ascii="Arial" w:eastAsia="Times New Roman" w:hAnsi="Arial" w:cs="Times New Roman"/>
      <w:sz w:val="18"/>
      <w:szCs w:val="20"/>
      <w:lang w:val="en-US"/>
    </w:rPr>
  </w:style>
  <w:style w:type="character" w:customStyle="1" w:styleId="FootnoteTextChar">
    <w:name w:val="Footnote Text Char"/>
    <w:basedOn w:val="DefaultParagraphFont"/>
    <w:link w:val="FootnoteText"/>
    <w:rsid w:val="00E27B42"/>
    <w:rPr>
      <w:rFonts w:ascii="Arial" w:eastAsia="Times New Roman" w:hAnsi="Arial" w:cs="Times New Roman"/>
      <w:sz w:val="18"/>
      <w:szCs w:val="20"/>
      <w:lang w:val="en-US"/>
    </w:rPr>
  </w:style>
  <w:style w:type="paragraph" w:customStyle="1" w:styleId="FrontMatterHeader">
    <w:name w:val="Front Matter Header"/>
    <w:next w:val="Normal"/>
    <w:autoRedefine/>
    <w:rsid w:val="00E27B42"/>
    <w:pPr>
      <w:keepNext/>
      <w:spacing w:after="360" w:line="240" w:lineRule="auto"/>
      <w:jc w:val="center"/>
      <w:outlineLvl w:val="0"/>
    </w:pPr>
    <w:rPr>
      <w:rFonts w:ascii="Arial Narrow" w:eastAsia="Times New Roman" w:hAnsi="Arial Narrow" w:cs="Times New Roman"/>
      <w:b/>
      <w:sz w:val="36"/>
      <w:szCs w:val="20"/>
      <w:lang w:val="en-US"/>
    </w:rPr>
  </w:style>
  <w:style w:type="paragraph" w:styleId="Header">
    <w:name w:val="header"/>
    <w:basedOn w:val="Normal"/>
    <w:link w:val="HeaderChar"/>
    <w:unhideWhenUsed/>
    <w:rsid w:val="00E27B42"/>
    <w:pPr>
      <w:pBdr>
        <w:bottom w:val="single" w:sz="4" w:space="1" w:color="000000"/>
      </w:pBdr>
      <w:tabs>
        <w:tab w:val="right" w:pos="9360"/>
      </w:tabs>
      <w:spacing w:after="0"/>
    </w:pPr>
    <w:rPr>
      <w:rFonts w:ascii="Arial Narrow" w:hAnsi="Arial Narrow"/>
      <w:sz w:val="18"/>
    </w:rPr>
  </w:style>
  <w:style w:type="character" w:customStyle="1" w:styleId="HeaderChar">
    <w:name w:val="Header Char"/>
    <w:basedOn w:val="DefaultParagraphFont"/>
    <w:link w:val="Header"/>
    <w:rsid w:val="00E27B42"/>
    <w:rPr>
      <w:rFonts w:ascii="Arial Narrow" w:eastAsia="Times New Roman" w:hAnsi="Arial Narrow" w:cs="Times New Roman"/>
      <w:sz w:val="18"/>
      <w:szCs w:val="20"/>
      <w:lang w:val="en-US"/>
    </w:rPr>
  </w:style>
  <w:style w:type="paragraph" w:styleId="TOC1">
    <w:name w:val="toc 1"/>
    <w:next w:val="Normal"/>
    <w:autoRedefine/>
    <w:uiPriority w:val="39"/>
    <w:rsid w:val="00E27B42"/>
    <w:pPr>
      <w:tabs>
        <w:tab w:val="left" w:pos="360"/>
        <w:tab w:val="right" w:leader="dot" w:pos="9360"/>
      </w:tabs>
      <w:spacing w:before="200" w:after="120" w:line="240" w:lineRule="auto"/>
      <w:ind w:left="360" w:hanging="360"/>
    </w:pPr>
    <w:rPr>
      <w:rFonts w:ascii="Arial" w:eastAsia="Times New Roman" w:hAnsi="Arial" w:cs="Times New Roman"/>
      <w:b/>
      <w:noProof/>
      <w:sz w:val="24"/>
      <w:szCs w:val="20"/>
      <w:lang w:val="en-US"/>
    </w:rPr>
  </w:style>
  <w:style w:type="paragraph" w:styleId="TOC2">
    <w:name w:val="toc 2"/>
    <w:next w:val="Normal"/>
    <w:autoRedefine/>
    <w:uiPriority w:val="39"/>
    <w:rsid w:val="00E27B42"/>
    <w:pPr>
      <w:tabs>
        <w:tab w:val="left" w:pos="1080"/>
        <w:tab w:val="right" w:leader="dot" w:pos="9360"/>
      </w:tabs>
      <w:spacing w:after="0" w:line="240" w:lineRule="auto"/>
      <w:ind w:left="965" w:hanging="720"/>
    </w:pPr>
    <w:rPr>
      <w:rFonts w:ascii="Arial" w:eastAsia="Times New Roman" w:hAnsi="Arial" w:cs="Times New Roman"/>
      <w:noProof/>
      <w:sz w:val="24"/>
      <w:szCs w:val="20"/>
      <w:lang w:val="en-US"/>
    </w:rPr>
  </w:style>
  <w:style w:type="paragraph" w:styleId="TOC3">
    <w:name w:val="toc 3"/>
    <w:next w:val="Normal"/>
    <w:autoRedefine/>
    <w:uiPriority w:val="39"/>
    <w:rsid w:val="00E27B42"/>
    <w:pPr>
      <w:tabs>
        <w:tab w:val="right" w:pos="720"/>
        <w:tab w:val="right" w:leader="dot" w:pos="9360"/>
      </w:tabs>
      <w:spacing w:after="0" w:line="240" w:lineRule="auto"/>
      <w:ind w:left="1382" w:hanging="907"/>
    </w:pPr>
    <w:rPr>
      <w:rFonts w:ascii="Arial" w:eastAsia="Times New Roman" w:hAnsi="Arial" w:cs="Times New Roman"/>
      <w:sz w:val="24"/>
      <w:szCs w:val="20"/>
      <w:lang w:val="en-US"/>
    </w:rPr>
  </w:style>
  <w:style w:type="paragraph" w:styleId="TOC4">
    <w:name w:val="toc 4"/>
    <w:next w:val="Normal"/>
    <w:uiPriority w:val="39"/>
    <w:rsid w:val="00E27B42"/>
    <w:pPr>
      <w:spacing w:after="0" w:line="240" w:lineRule="auto"/>
      <w:ind w:left="778"/>
    </w:pPr>
    <w:rPr>
      <w:rFonts w:ascii="Arial" w:eastAsia="Times New Roman" w:hAnsi="Arial" w:cs="Times New Roman"/>
      <w:sz w:val="24"/>
      <w:szCs w:val="20"/>
      <w:lang w:val="en-US"/>
    </w:rPr>
  </w:style>
  <w:style w:type="paragraph" w:styleId="TOC5">
    <w:name w:val="toc 5"/>
    <w:next w:val="Normal"/>
    <w:uiPriority w:val="39"/>
    <w:rsid w:val="00E27B42"/>
    <w:pPr>
      <w:spacing w:after="0" w:line="240" w:lineRule="auto"/>
      <w:ind w:left="1080"/>
    </w:pPr>
    <w:rPr>
      <w:rFonts w:ascii="Arial" w:eastAsia="Times New Roman" w:hAnsi="Arial" w:cs="Times New Roman"/>
      <w:sz w:val="24"/>
      <w:szCs w:val="20"/>
      <w:lang w:val="en-US"/>
    </w:rPr>
  </w:style>
  <w:style w:type="paragraph" w:styleId="TOC6">
    <w:name w:val="toc 6"/>
    <w:next w:val="Normal"/>
    <w:rsid w:val="00E27B42"/>
    <w:pPr>
      <w:spacing w:after="0" w:line="240" w:lineRule="auto"/>
      <w:ind w:left="1200"/>
    </w:pPr>
    <w:rPr>
      <w:rFonts w:ascii="Arial" w:eastAsia="Times New Roman" w:hAnsi="Arial" w:cs="Times New Roman"/>
      <w:sz w:val="24"/>
      <w:szCs w:val="20"/>
      <w:lang w:val="en-US"/>
    </w:rPr>
  </w:style>
  <w:style w:type="paragraph" w:styleId="TOC7">
    <w:name w:val="toc 7"/>
    <w:next w:val="Normal"/>
    <w:rsid w:val="00E27B42"/>
    <w:pPr>
      <w:spacing w:after="0" w:line="240" w:lineRule="auto"/>
      <w:ind w:left="1440"/>
    </w:pPr>
    <w:rPr>
      <w:rFonts w:ascii="Arial" w:eastAsia="Times New Roman" w:hAnsi="Arial" w:cs="Times New Roman"/>
      <w:sz w:val="24"/>
      <w:szCs w:val="20"/>
      <w:lang w:val="en-US"/>
    </w:rPr>
  </w:style>
  <w:style w:type="paragraph" w:styleId="TOC8">
    <w:name w:val="toc 8"/>
    <w:next w:val="Normal"/>
    <w:rsid w:val="00E27B42"/>
    <w:pPr>
      <w:spacing w:after="0" w:line="240" w:lineRule="auto"/>
      <w:ind w:left="1680"/>
    </w:pPr>
    <w:rPr>
      <w:rFonts w:ascii="Arial" w:eastAsia="Times New Roman" w:hAnsi="Arial" w:cs="Times New Roman"/>
      <w:sz w:val="24"/>
      <w:szCs w:val="20"/>
      <w:lang w:val="en-US"/>
    </w:rPr>
  </w:style>
  <w:style w:type="paragraph" w:styleId="TOC9">
    <w:name w:val="toc 9"/>
    <w:next w:val="Normal"/>
    <w:rsid w:val="00E27B42"/>
    <w:pPr>
      <w:spacing w:after="0" w:line="240" w:lineRule="auto"/>
      <w:ind w:left="1920"/>
    </w:pPr>
    <w:rPr>
      <w:rFonts w:ascii="Arial" w:eastAsia="Times New Roman" w:hAnsi="Arial" w:cs="Times New Roman"/>
      <w:sz w:val="24"/>
      <w:szCs w:val="20"/>
      <w:lang w:val="en-US"/>
    </w:rPr>
  </w:style>
  <w:style w:type="character" w:customStyle="1" w:styleId="BalloonTextChar">
    <w:name w:val="Balloon Text Char"/>
    <w:basedOn w:val="DefaultParagraphFont"/>
    <w:link w:val="BalloonText"/>
    <w:uiPriority w:val="99"/>
    <w:semiHidden/>
    <w:rsid w:val="00E27B42"/>
    <w:rPr>
      <w:rFonts w:ascii="Tahoma" w:eastAsia="Times New Roman" w:hAnsi="Tahoma" w:cs="Tahoma"/>
      <w:sz w:val="16"/>
      <w:szCs w:val="16"/>
      <w:lang w:val="en-US"/>
    </w:rPr>
  </w:style>
  <w:style w:type="paragraph" w:styleId="BalloonText">
    <w:name w:val="Balloon Text"/>
    <w:basedOn w:val="Normal"/>
    <w:link w:val="BalloonTextChar"/>
    <w:uiPriority w:val="99"/>
    <w:semiHidden/>
    <w:unhideWhenUsed/>
    <w:rsid w:val="00E27B42"/>
    <w:pPr>
      <w:spacing w:before="0" w:after="0"/>
    </w:pPr>
    <w:rPr>
      <w:rFonts w:ascii="Tahoma" w:hAnsi="Tahoma" w:cs="Tahoma"/>
      <w:sz w:val="16"/>
      <w:szCs w:val="16"/>
    </w:rPr>
  </w:style>
  <w:style w:type="paragraph" w:styleId="Caption">
    <w:name w:val="caption"/>
    <w:basedOn w:val="Normal"/>
    <w:next w:val="Normal"/>
    <w:link w:val="CaptionChar"/>
    <w:uiPriority w:val="35"/>
    <w:qFormat/>
    <w:rsid w:val="00E27B42"/>
    <w:pPr>
      <w:keepNext/>
      <w:spacing w:after="60"/>
    </w:pPr>
    <w:rPr>
      <w:rFonts w:ascii="Arial Narrow" w:hAnsi="Arial Narrow"/>
      <w:b/>
      <w:bCs/>
      <w:sz w:val="20"/>
    </w:rPr>
  </w:style>
  <w:style w:type="character" w:customStyle="1" w:styleId="CaptionChar">
    <w:name w:val="Caption Char"/>
    <w:link w:val="Caption"/>
    <w:uiPriority w:val="35"/>
    <w:locked/>
    <w:rsid w:val="00E27B42"/>
    <w:rPr>
      <w:rFonts w:ascii="Arial Narrow" w:eastAsia="Times New Roman" w:hAnsi="Arial Narrow" w:cs="Times New Roman"/>
      <w:b/>
      <w:bCs/>
      <w:sz w:val="20"/>
      <w:szCs w:val="20"/>
      <w:lang w:val="en-US"/>
    </w:rPr>
  </w:style>
  <w:style w:type="character" w:styleId="EndnoteReference">
    <w:name w:val="endnote reference"/>
    <w:basedOn w:val="DefaultParagraphFont"/>
    <w:rsid w:val="00E27B42"/>
    <w:rPr>
      <w:vertAlign w:val="superscript"/>
    </w:rPr>
  </w:style>
  <w:style w:type="paragraph" w:styleId="EndnoteText">
    <w:name w:val="endnote text"/>
    <w:basedOn w:val="Normal"/>
    <w:link w:val="EndnoteTextChar"/>
    <w:rsid w:val="00E27B42"/>
    <w:rPr>
      <w:sz w:val="20"/>
    </w:rPr>
  </w:style>
  <w:style w:type="character" w:customStyle="1" w:styleId="EndnoteTextChar">
    <w:name w:val="Endnote Text Char"/>
    <w:basedOn w:val="DefaultParagraphFont"/>
    <w:link w:val="EndnoteText"/>
    <w:rsid w:val="00E27B42"/>
    <w:rPr>
      <w:rFonts w:ascii="Arial" w:eastAsia="Times New Roman" w:hAnsi="Arial" w:cs="Times New Roman"/>
      <w:sz w:val="20"/>
      <w:szCs w:val="20"/>
      <w:lang w:val="en-US"/>
    </w:rPr>
  </w:style>
  <w:style w:type="paragraph" w:styleId="TableofFigures">
    <w:name w:val="table of figures"/>
    <w:basedOn w:val="TOC1"/>
    <w:next w:val="Normal"/>
    <w:autoRedefine/>
    <w:uiPriority w:val="99"/>
    <w:rsid w:val="00E27B42"/>
    <w:rPr>
      <w:b w:val="0"/>
    </w:rPr>
  </w:style>
  <w:style w:type="paragraph" w:styleId="TOCHeading">
    <w:name w:val="TOC Heading"/>
    <w:basedOn w:val="Heading1"/>
    <w:next w:val="Normal"/>
    <w:uiPriority w:val="39"/>
    <w:unhideWhenUsed/>
    <w:qFormat/>
    <w:rsid w:val="00E27B42"/>
    <w:pPr>
      <w:keepLines/>
      <w:numPr>
        <w:numId w:val="0"/>
      </w:numPr>
      <w:tabs>
        <w:tab w:val="clear" w:pos="540"/>
      </w:tabs>
      <w:outlineLvl w:val="9"/>
    </w:pPr>
    <w:rPr>
      <w:bCs/>
      <w:color w:val="2E74B5" w:themeColor="accent1" w:themeShade="BF"/>
      <w:kern w:val="0"/>
      <w:sz w:val="28"/>
      <w:szCs w:val="28"/>
    </w:rPr>
  </w:style>
  <w:style w:type="table" w:styleId="TableGrid">
    <w:name w:val="Table Grid"/>
    <w:basedOn w:val="TableNormal"/>
    <w:rsid w:val="00E27B42"/>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27B42"/>
    <w:rPr>
      <w:rFonts w:ascii="Arial" w:hAnsi="Arial"/>
      <w:color w:val="0563C1" w:themeColor="hyperlink"/>
      <w:sz w:val="24"/>
      <w:u w:val="single"/>
    </w:rPr>
  </w:style>
  <w:style w:type="paragraph" w:styleId="BodyText">
    <w:name w:val="Body Text"/>
    <w:basedOn w:val="Normal"/>
    <w:link w:val="BodyTextChar"/>
    <w:uiPriority w:val="99"/>
    <w:rsid w:val="00E27B42"/>
  </w:style>
  <w:style w:type="character" w:customStyle="1" w:styleId="BodyTextChar">
    <w:name w:val="Body Text Char"/>
    <w:basedOn w:val="DefaultParagraphFont"/>
    <w:link w:val="BodyText"/>
    <w:uiPriority w:val="99"/>
    <w:rsid w:val="00E27B42"/>
    <w:rPr>
      <w:rFonts w:ascii="Arial" w:eastAsia="Times New Roman" w:hAnsi="Arial" w:cs="Times New Roman"/>
      <w:szCs w:val="20"/>
      <w:lang w:val="en-US"/>
    </w:rPr>
  </w:style>
  <w:style w:type="paragraph" w:customStyle="1" w:styleId="Appendix">
    <w:name w:val="Appendix"/>
    <w:next w:val="BodyText"/>
    <w:uiPriority w:val="99"/>
    <w:rsid w:val="00E27B42"/>
    <w:pPr>
      <w:keepNext/>
      <w:pageBreakBefore/>
      <w:tabs>
        <w:tab w:val="num" w:pos="1800"/>
      </w:tabs>
      <w:spacing w:before="120" w:after="240" w:line="240" w:lineRule="auto"/>
      <w:outlineLvl w:val="0"/>
    </w:pPr>
    <w:rPr>
      <w:rFonts w:ascii="Arial Narrow" w:eastAsia="Times New Roman" w:hAnsi="Arial Narrow" w:cs="Times New Roman"/>
      <w:b/>
      <w:color w:val="003366"/>
      <w:kern w:val="28"/>
      <w:sz w:val="32"/>
      <w:szCs w:val="24"/>
      <w:lang w:val="en-US"/>
    </w:rPr>
  </w:style>
  <w:style w:type="paragraph" w:customStyle="1" w:styleId="AppendixA">
    <w:name w:val="Appendix A"/>
    <w:next w:val="BodyText"/>
    <w:uiPriority w:val="99"/>
    <w:rsid w:val="00E27B42"/>
    <w:pPr>
      <w:keepNext/>
      <w:numPr>
        <w:numId w:val="2"/>
      </w:numPr>
      <w:tabs>
        <w:tab w:val="left" w:pos="864"/>
      </w:tabs>
      <w:spacing w:before="240" w:after="120" w:line="240" w:lineRule="auto"/>
    </w:pPr>
    <w:rPr>
      <w:rFonts w:ascii="Arial Narrow" w:eastAsia="Times New Roman" w:hAnsi="Arial Narrow" w:cs="Arial"/>
      <w:b/>
      <w:bCs/>
      <w:iCs/>
      <w:color w:val="003366"/>
      <w:sz w:val="28"/>
      <w:szCs w:val="28"/>
      <w:lang w:val="en-US"/>
    </w:rPr>
  </w:style>
  <w:style w:type="paragraph" w:customStyle="1" w:styleId="AppendixB">
    <w:name w:val="Appendix B"/>
    <w:next w:val="BodyText"/>
    <w:uiPriority w:val="99"/>
    <w:rsid w:val="00E27B42"/>
    <w:pPr>
      <w:keepNext/>
      <w:numPr>
        <w:numId w:val="3"/>
      </w:numPr>
      <w:spacing w:before="240" w:after="120" w:line="240" w:lineRule="auto"/>
    </w:pPr>
    <w:rPr>
      <w:rFonts w:ascii="Arial Narrow" w:eastAsia="Times New Roman" w:hAnsi="Arial Narrow" w:cs="Arial"/>
      <w:b/>
      <w:bCs/>
      <w:iCs/>
      <w:color w:val="003366"/>
      <w:sz w:val="28"/>
      <w:szCs w:val="28"/>
      <w:lang w:val="en-US"/>
    </w:rPr>
  </w:style>
  <w:style w:type="paragraph" w:customStyle="1" w:styleId="AppendixC">
    <w:name w:val="Appendix C"/>
    <w:next w:val="BodyText"/>
    <w:uiPriority w:val="99"/>
    <w:rsid w:val="00E27B42"/>
    <w:pPr>
      <w:keepNext/>
      <w:numPr>
        <w:numId w:val="4"/>
      </w:numPr>
      <w:tabs>
        <w:tab w:val="left" w:pos="864"/>
      </w:tabs>
      <w:spacing w:before="240" w:after="120" w:line="240" w:lineRule="auto"/>
    </w:pPr>
    <w:rPr>
      <w:rFonts w:ascii="Arial Narrow" w:eastAsia="Times New Roman" w:hAnsi="Arial Narrow" w:cs="Arial"/>
      <w:b/>
      <w:bCs/>
      <w:iCs/>
      <w:color w:val="003366"/>
      <w:sz w:val="28"/>
      <w:szCs w:val="28"/>
      <w:lang w:val="en-US"/>
    </w:rPr>
  </w:style>
  <w:style w:type="paragraph" w:customStyle="1" w:styleId="AppendixD">
    <w:name w:val="Appendix D"/>
    <w:next w:val="BodyText"/>
    <w:uiPriority w:val="99"/>
    <w:rsid w:val="00E27B42"/>
    <w:pPr>
      <w:keepNext/>
      <w:numPr>
        <w:numId w:val="5"/>
      </w:numPr>
      <w:spacing w:before="240" w:after="120" w:line="240" w:lineRule="auto"/>
    </w:pPr>
    <w:rPr>
      <w:rFonts w:ascii="Arial Narrow" w:eastAsia="Times New Roman" w:hAnsi="Arial Narrow" w:cs="Arial"/>
      <w:b/>
      <w:bCs/>
      <w:iCs/>
      <w:color w:val="003366"/>
      <w:sz w:val="28"/>
      <w:szCs w:val="28"/>
      <w:lang w:val="en-US"/>
    </w:rPr>
  </w:style>
  <w:style w:type="paragraph" w:customStyle="1" w:styleId="AppendixE">
    <w:name w:val="Appendix E"/>
    <w:next w:val="BodyText"/>
    <w:uiPriority w:val="99"/>
    <w:rsid w:val="00E27B42"/>
    <w:pPr>
      <w:keepNext/>
      <w:numPr>
        <w:numId w:val="6"/>
      </w:numPr>
      <w:tabs>
        <w:tab w:val="left" w:pos="864"/>
      </w:tabs>
      <w:spacing w:before="240" w:after="120" w:line="240" w:lineRule="auto"/>
    </w:pPr>
    <w:rPr>
      <w:rFonts w:ascii="Arial Narrow" w:eastAsia="Times New Roman" w:hAnsi="Arial Narrow" w:cs="Times New Roman"/>
      <w:b/>
      <w:bCs/>
      <w:iCs/>
      <w:color w:val="003366"/>
      <w:sz w:val="28"/>
      <w:szCs w:val="28"/>
      <w:lang w:val="en-US" w:eastAsia="ar-SA"/>
    </w:rPr>
  </w:style>
  <w:style w:type="paragraph" w:customStyle="1" w:styleId="AppendixF">
    <w:name w:val="Appendix F"/>
    <w:next w:val="BodyText"/>
    <w:uiPriority w:val="99"/>
    <w:rsid w:val="00E27B42"/>
    <w:pPr>
      <w:keepNext/>
      <w:numPr>
        <w:numId w:val="7"/>
      </w:numPr>
      <w:tabs>
        <w:tab w:val="left" w:pos="1440"/>
      </w:tabs>
      <w:spacing w:before="240" w:after="120" w:line="240" w:lineRule="auto"/>
    </w:pPr>
    <w:rPr>
      <w:rFonts w:ascii="Arial Narrow" w:eastAsia="Times New Roman" w:hAnsi="Arial Narrow" w:cs="Times New Roman"/>
      <w:b/>
      <w:bCs/>
      <w:iCs/>
      <w:color w:val="1F497D"/>
      <w:sz w:val="28"/>
      <w:szCs w:val="28"/>
      <w:lang w:val="en-US" w:eastAsia="ar-SA"/>
    </w:rPr>
  </w:style>
  <w:style w:type="paragraph" w:customStyle="1" w:styleId="AppendixG">
    <w:name w:val="Appendix G"/>
    <w:next w:val="BodyText"/>
    <w:uiPriority w:val="99"/>
    <w:rsid w:val="00E27B42"/>
    <w:pPr>
      <w:keepNext/>
      <w:numPr>
        <w:numId w:val="8"/>
      </w:numPr>
      <w:tabs>
        <w:tab w:val="left" w:pos="864"/>
      </w:tabs>
      <w:spacing w:before="240" w:after="120" w:line="240" w:lineRule="auto"/>
    </w:pPr>
    <w:rPr>
      <w:rFonts w:ascii="Arial Narrow" w:eastAsia="Times New Roman" w:hAnsi="Arial Narrow" w:cs="Times New Roman"/>
      <w:b/>
      <w:bCs/>
      <w:iCs/>
      <w:color w:val="003366"/>
      <w:sz w:val="28"/>
      <w:szCs w:val="28"/>
      <w:lang w:val="en-US" w:eastAsia="ar-SA"/>
    </w:rPr>
  </w:style>
  <w:style w:type="paragraph" w:customStyle="1" w:styleId="AppendixH">
    <w:name w:val="Appendix H"/>
    <w:next w:val="BodyText"/>
    <w:uiPriority w:val="99"/>
    <w:rsid w:val="00E27B42"/>
    <w:pPr>
      <w:keepNext/>
      <w:numPr>
        <w:numId w:val="9"/>
      </w:numPr>
      <w:tabs>
        <w:tab w:val="left" w:pos="864"/>
      </w:tabs>
      <w:spacing w:before="240" w:after="120" w:line="240" w:lineRule="auto"/>
    </w:pPr>
    <w:rPr>
      <w:rFonts w:ascii="Arial Narrow" w:eastAsia="Times New Roman" w:hAnsi="Arial Narrow" w:cs="Arial"/>
      <w:b/>
      <w:bCs/>
      <w:iCs/>
      <w:color w:val="003366"/>
      <w:sz w:val="28"/>
      <w:szCs w:val="28"/>
      <w:lang w:val="en-US" w:eastAsia="ar-SA"/>
    </w:rPr>
  </w:style>
  <w:style w:type="paragraph" w:customStyle="1" w:styleId="AppendixI">
    <w:name w:val="Appendix I"/>
    <w:next w:val="BodyText"/>
    <w:uiPriority w:val="99"/>
    <w:rsid w:val="00E27B42"/>
    <w:pPr>
      <w:keepNext/>
      <w:numPr>
        <w:numId w:val="10"/>
      </w:numPr>
      <w:tabs>
        <w:tab w:val="left" w:pos="864"/>
      </w:tabs>
      <w:spacing w:before="240" w:after="120" w:line="240" w:lineRule="auto"/>
    </w:pPr>
    <w:rPr>
      <w:rFonts w:ascii="Arial Narrow" w:eastAsia="Times New Roman" w:hAnsi="Arial Narrow" w:cs="Times New Roman"/>
      <w:b/>
      <w:bCs/>
      <w:iCs/>
      <w:color w:val="003366"/>
      <w:sz w:val="28"/>
      <w:szCs w:val="28"/>
      <w:lang w:val="en-US" w:eastAsia="ar-SA"/>
    </w:rPr>
  </w:style>
  <w:style w:type="paragraph" w:customStyle="1" w:styleId="BodyText10">
    <w:name w:val="Body Text 10"/>
    <w:link w:val="BodyText10Char"/>
    <w:uiPriority w:val="99"/>
    <w:rsid w:val="00E27B42"/>
    <w:pPr>
      <w:spacing w:after="120" w:line="240" w:lineRule="auto"/>
    </w:pPr>
    <w:rPr>
      <w:rFonts w:ascii="Arial" w:eastAsia="Times New Roman" w:hAnsi="Arial" w:cs="Times New Roman"/>
      <w:sz w:val="20"/>
      <w:szCs w:val="24"/>
      <w:lang w:val="en-US"/>
    </w:rPr>
  </w:style>
  <w:style w:type="character" w:customStyle="1" w:styleId="BodyText10Char">
    <w:name w:val="Body Text 10 Char"/>
    <w:basedOn w:val="DefaultParagraphFont"/>
    <w:link w:val="BodyText10"/>
    <w:uiPriority w:val="99"/>
    <w:locked/>
    <w:rsid w:val="00E27B42"/>
    <w:rPr>
      <w:rFonts w:ascii="Arial" w:eastAsia="Times New Roman" w:hAnsi="Arial" w:cs="Times New Roman"/>
      <w:sz w:val="20"/>
      <w:szCs w:val="24"/>
      <w:lang w:val="en-US"/>
    </w:rPr>
  </w:style>
  <w:style w:type="paragraph" w:customStyle="1" w:styleId="BodyText10Bold">
    <w:name w:val="Body Text 10 Bold"/>
    <w:basedOn w:val="BodyText10"/>
    <w:next w:val="BodyText10"/>
    <w:link w:val="BodyText10BoldCharChar"/>
    <w:uiPriority w:val="99"/>
    <w:rsid w:val="00E27B42"/>
    <w:rPr>
      <w:b/>
      <w:bCs/>
    </w:rPr>
  </w:style>
  <w:style w:type="character" w:customStyle="1" w:styleId="BodyText10BoldCharChar">
    <w:name w:val="Body Text 10 Bold Char Char"/>
    <w:basedOn w:val="DefaultParagraphFont"/>
    <w:link w:val="BodyText10Bold"/>
    <w:uiPriority w:val="99"/>
    <w:locked/>
    <w:rsid w:val="00E27B42"/>
    <w:rPr>
      <w:rFonts w:ascii="Arial" w:eastAsia="Times New Roman" w:hAnsi="Arial" w:cs="Times New Roman"/>
      <w:b/>
      <w:bCs/>
      <w:sz w:val="20"/>
      <w:szCs w:val="24"/>
      <w:lang w:val="en-US"/>
    </w:rPr>
  </w:style>
  <w:style w:type="paragraph" w:customStyle="1" w:styleId="BodyText10BoldCenter">
    <w:name w:val="Body Text 10 Bold Center"/>
    <w:basedOn w:val="BodyText10"/>
    <w:next w:val="BodyText10"/>
    <w:link w:val="BodyText10BoldCenterChar"/>
    <w:uiPriority w:val="99"/>
    <w:rsid w:val="00E27B42"/>
    <w:pPr>
      <w:jc w:val="center"/>
    </w:pPr>
    <w:rPr>
      <w:b/>
      <w:bCs/>
      <w:sz w:val="22"/>
    </w:rPr>
  </w:style>
  <w:style w:type="character" w:customStyle="1" w:styleId="BodyText10BoldCenterChar">
    <w:name w:val="Body Text 10 Bold Center Char"/>
    <w:basedOn w:val="BodyTextChar"/>
    <w:link w:val="BodyText10BoldCenter"/>
    <w:uiPriority w:val="99"/>
    <w:rsid w:val="00E27B42"/>
    <w:rPr>
      <w:rFonts w:ascii="Arial" w:eastAsia="Times New Roman" w:hAnsi="Arial" w:cs="Times New Roman"/>
      <w:b/>
      <w:bCs/>
      <w:szCs w:val="24"/>
      <w:lang w:val="en-US"/>
    </w:rPr>
  </w:style>
  <w:style w:type="paragraph" w:customStyle="1" w:styleId="BodyText10Bullet">
    <w:name w:val="Body Text 10 Bullet"/>
    <w:basedOn w:val="BodyText10"/>
    <w:link w:val="BodyText10BulletChar"/>
    <w:uiPriority w:val="99"/>
    <w:rsid w:val="00E27B42"/>
    <w:pPr>
      <w:numPr>
        <w:numId w:val="11"/>
      </w:numPr>
    </w:pPr>
  </w:style>
  <w:style w:type="character" w:customStyle="1" w:styleId="BodyText10BulletChar">
    <w:name w:val="Body Text 10 Bullet Char"/>
    <w:basedOn w:val="DefaultParagraphFont"/>
    <w:link w:val="BodyText10Bullet"/>
    <w:uiPriority w:val="99"/>
    <w:locked/>
    <w:rsid w:val="00E27B42"/>
    <w:rPr>
      <w:rFonts w:ascii="Arial" w:eastAsia="Times New Roman" w:hAnsi="Arial" w:cs="Times New Roman"/>
      <w:sz w:val="20"/>
      <w:szCs w:val="24"/>
      <w:lang w:val="en-US"/>
    </w:rPr>
  </w:style>
  <w:style w:type="paragraph" w:customStyle="1" w:styleId="BodyText10Caps">
    <w:name w:val="Body Text 10 Caps"/>
    <w:basedOn w:val="BodyText10"/>
    <w:link w:val="BodyText10CapsChar"/>
    <w:qFormat/>
    <w:rsid w:val="00E27B42"/>
    <w:rPr>
      <w:caps/>
    </w:rPr>
  </w:style>
  <w:style w:type="character" w:customStyle="1" w:styleId="BodyText10CapsChar">
    <w:name w:val="Body Text 10 Caps Char"/>
    <w:basedOn w:val="BodyText10Char"/>
    <w:link w:val="BodyText10Caps"/>
    <w:rsid w:val="00E27B42"/>
    <w:rPr>
      <w:rFonts w:ascii="Arial" w:eastAsia="Times New Roman" w:hAnsi="Arial" w:cs="Times New Roman"/>
      <w:caps/>
      <w:sz w:val="20"/>
      <w:szCs w:val="24"/>
      <w:lang w:val="en-US"/>
    </w:rPr>
  </w:style>
  <w:style w:type="paragraph" w:customStyle="1" w:styleId="BodyText10Center">
    <w:name w:val="Body Text 10 Center"/>
    <w:basedOn w:val="BodyText10"/>
    <w:next w:val="BodyText10"/>
    <w:link w:val="BodyText10CenterChar"/>
    <w:uiPriority w:val="99"/>
    <w:rsid w:val="00E27B42"/>
    <w:pPr>
      <w:jc w:val="center"/>
    </w:pPr>
  </w:style>
  <w:style w:type="character" w:customStyle="1" w:styleId="BodyText10CenterChar">
    <w:name w:val="Body Text 10 Center Char"/>
    <w:basedOn w:val="DefaultParagraphFont"/>
    <w:link w:val="BodyText10Center"/>
    <w:uiPriority w:val="99"/>
    <w:locked/>
    <w:rsid w:val="00E27B42"/>
    <w:rPr>
      <w:rFonts w:ascii="Arial" w:eastAsia="Times New Roman" w:hAnsi="Arial" w:cs="Times New Roman"/>
      <w:sz w:val="20"/>
      <w:szCs w:val="24"/>
      <w:lang w:val="en-US"/>
    </w:rPr>
  </w:style>
  <w:style w:type="paragraph" w:customStyle="1" w:styleId="BodyText10Glossary">
    <w:name w:val="Body Text 10 Glossary"/>
    <w:basedOn w:val="BodyText10"/>
    <w:next w:val="BodyText10"/>
    <w:link w:val="BodyText10GlossaryChar"/>
    <w:qFormat/>
    <w:rsid w:val="00E27B42"/>
  </w:style>
  <w:style w:type="character" w:customStyle="1" w:styleId="BodyText10GlossaryChar">
    <w:name w:val="Body Text 10 Glossary Char"/>
    <w:basedOn w:val="BodyText10Char"/>
    <w:link w:val="BodyText10Glossary"/>
    <w:rsid w:val="00E27B42"/>
    <w:rPr>
      <w:rFonts w:ascii="Arial" w:eastAsia="Times New Roman" w:hAnsi="Arial" w:cs="Times New Roman"/>
      <w:sz w:val="20"/>
      <w:szCs w:val="24"/>
      <w:lang w:val="en-US"/>
    </w:rPr>
  </w:style>
  <w:style w:type="paragraph" w:customStyle="1" w:styleId="BodyText10Italic">
    <w:name w:val="Body Text 10 Italic"/>
    <w:basedOn w:val="BodyText10"/>
    <w:next w:val="BodyText10"/>
    <w:link w:val="BodyText10ItalicChar"/>
    <w:qFormat/>
    <w:rsid w:val="00E27B42"/>
    <w:rPr>
      <w:i/>
    </w:rPr>
  </w:style>
  <w:style w:type="character" w:customStyle="1" w:styleId="BodyText10ItalicChar">
    <w:name w:val="Body Text 10 Italic Char"/>
    <w:basedOn w:val="BodyText10Char"/>
    <w:link w:val="BodyText10Italic"/>
    <w:rsid w:val="00E27B42"/>
    <w:rPr>
      <w:rFonts w:ascii="Arial" w:eastAsia="Times New Roman" w:hAnsi="Arial" w:cs="Times New Roman"/>
      <w:i/>
      <w:sz w:val="20"/>
      <w:szCs w:val="24"/>
      <w:lang w:val="en-US"/>
    </w:rPr>
  </w:style>
  <w:style w:type="paragraph" w:customStyle="1" w:styleId="BodyText10ItalicBorders">
    <w:name w:val="Body Text 10 Italic Borders"/>
    <w:basedOn w:val="Footer"/>
    <w:qFormat/>
    <w:rsid w:val="00E27B42"/>
    <w:pPr>
      <w:pBdr>
        <w:bottom w:val="single" w:sz="4" w:space="4" w:color="auto"/>
      </w:pBdr>
      <w:spacing w:after="120"/>
    </w:pPr>
    <w:rPr>
      <w:rFonts w:ascii="Arial" w:hAnsi="Arial" w:cs="Arial"/>
      <w:i/>
      <w:sz w:val="20"/>
    </w:rPr>
  </w:style>
  <w:style w:type="paragraph" w:customStyle="1" w:styleId="BodyText10Number">
    <w:name w:val="Body Text 10 Number"/>
    <w:basedOn w:val="BodyText10"/>
    <w:link w:val="BodyText10NumberCharChar"/>
    <w:uiPriority w:val="99"/>
    <w:rsid w:val="00E27B42"/>
    <w:pPr>
      <w:numPr>
        <w:numId w:val="12"/>
      </w:numPr>
    </w:pPr>
    <w:rPr>
      <w:sz w:val="22"/>
    </w:rPr>
  </w:style>
  <w:style w:type="character" w:customStyle="1" w:styleId="BodyText10NumberCharChar">
    <w:name w:val="Body Text 10 Number Char Char"/>
    <w:basedOn w:val="BodyTextChar"/>
    <w:link w:val="BodyText10Number"/>
    <w:uiPriority w:val="99"/>
    <w:locked/>
    <w:rsid w:val="00E27B42"/>
    <w:rPr>
      <w:rFonts w:ascii="Arial" w:eastAsia="Times New Roman" w:hAnsi="Arial" w:cs="Times New Roman"/>
      <w:szCs w:val="24"/>
      <w:lang w:val="en-US"/>
    </w:rPr>
  </w:style>
  <w:style w:type="paragraph" w:customStyle="1" w:styleId="BodyText10Underline">
    <w:name w:val="Body Text 10 Underline"/>
    <w:basedOn w:val="BodyText10"/>
    <w:next w:val="BodyText10"/>
    <w:link w:val="BodyText10UnderlineChar"/>
    <w:uiPriority w:val="99"/>
    <w:rsid w:val="00E27B42"/>
    <w:rPr>
      <w:u w:val="single"/>
    </w:rPr>
  </w:style>
  <w:style w:type="character" w:customStyle="1" w:styleId="BodyText10UnderlineChar">
    <w:name w:val="Body Text 10 Underline Char"/>
    <w:basedOn w:val="DefaultParagraphFont"/>
    <w:link w:val="BodyText10Underline"/>
    <w:uiPriority w:val="99"/>
    <w:locked/>
    <w:rsid w:val="00E27B42"/>
    <w:rPr>
      <w:rFonts w:ascii="Arial" w:eastAsia="Times New Roman" w:hAnsi="Arial" w:cs="Times New Roman"/>
      <w:sz w:val="20"/>
      <w:szCs w:val="24"/>
      <w:u w:val="single"/>
      <w:lang w:val="en-US"/>
    </w:rPr>
  </w:style>
  <w:style w:type="paragraph" w:customStyle="1" w:styleId="BodyTextBold">
    <w:name w:val="Body Text Bold"/>
    <w:basedOn w:val="BodyText"/>
    <w:next w:val="BodyText"/>
    <w:link w:val="BodyTextBoldChar"/>
    <w:uiPriority w:val="99"/>
    <w:rsid w:val="00E27B42"/>
    <w:rPr>
      <w:b/>
      <w:bCs/>
    </w:rPr>
  </w:style>
  <w:style w:type="character" w:customStyle="1" w:styleId="BodyTextBoldChar">
    <w:name w:val="Body Text Bold Char"/>
    <w:basedOn w:val="BodyTextChar"/>
    <w:link w:val="BodyTextBold"/>
    <w:uiPriority w:val="99"/>
    <w:locked/>
    <w:rsid w:val="00E27B42"/>
    <w:rPr>
      <w:rFonts w:ascii="Arial" w:eastAsia="Times New Roman" w:hAnsi="Arial" w:cs="Times New Roman"/>
      <w:b/>
      <w:bCs/>
      <w:szCs w:val="20"/>
      <w:lang w:val="en-US"/>
    </w:rPr>
  </w:style>
  <w:style w:type="paragraph" w:customStyle="1" w:styleId="BodyTextBullet">
    <w:name w:val="Body Text Bullet"/>
    <w:basedOn w:val="BodyText"/>
    <w:link w:val="BodyTextBulletChar"/>
    <w:uiPriority w:val="99"/>
    <w:rsid w:val="00E27B42"/>
    <w:pPr>
      <w:numPr>
        <w:numId w:val="13"/>
      </w:numPr>
      <w:spacing w:before="0" w:after="0"/>
    </w:pPr>
  </w:style>
  <w:style w:type="character" w:customStyle="1" w:styleId="BodyTextBulletChar">
    <w:name w:val="Body Text Bullet Char"/>
    <w:basedOn w:val="DefaultParagraphFont"/>
    <w:link w:val="BodyTextBullet"/>
    <w:uiPriority w:val="99"/>
    <w:locked/>
    <w:rsid w:val="00E27B42"/>
    <w:rPr>
      <w:rFonts w:ascii="Arial" w:eastAsia="Times New Roman" w:hAnsi="Arial" w:cs="Times New Roman"/>
      <w:szCs w:val="20"/>
      <w:lang w:val="en-US"/>
    </w:rPr>
  </w:style>
  <w:style w:type="paragraph" w:customStyle="1" w:styleId="BodyTextBulletLevel2">
    <w:name w:val="Body Text Bullet Level 2"/>
    <w:basedOn w:val="BodyTextBullet"/>
    <w:link w:val="BodyTextBulletLevel2Char"/>
    <w:uiPriority w:val="99"/>
    <w:rsid w:val="00E27B42"/>
    <w:pPr>
      <w:numPr>
        <w:numId w:val="14"/>
      </w:numPr>
    </w:pPr>
    <w:rPr>
      <w:lang w:eastAsia="ar-SA"/>
    </w:rPr>
  </w:style>
  <w:style w:type="character" w:customStyle="1" w:styleId="BodyTextBulletLevel2Char">
    <w:name w:val="Body Text Bullet Level 2 Char"/>
    <w:basedOn w:val="BodyTextBulletChar"/>
    <w:link w:val="BodyTextBulletLevel2"/>
    <w:uiPriority w:val="99"/>
    <w:locked/>
    <w:rsid w:val="00E27B42"/>
    <w:rPr>
      <w:rFonts w:ascii="Arial" w:eastAsia="Times New Roman" w:hAnsi="Arial" w:cs="Times New Roman"/>
      <w:szCs w:val="20"/>
      <w:lang w:val="en-US" w:eastAsia="ar-SA"/>
    </w:rPr>
  </w:style>
  <w:style w:type="paragraph" w:customStyle="1" w:styleId="BODYTEXTCAPS">
    <w:name w:val="BODY TEXT CAPS"/>
    <w:basedOn w:val="BodyText"/>
    <w:link w:val="BODYTEXTCAPSChar"/>
    <w:uiPriority w:val="99"/>
    <w:rsid w:val="00E27B42"/>
    <w:rPr>
      <w:caps/>
    </w:rPr>
  </w:style>
  <w:style w:type="character" w:customStyle="1" w:styleId="BODYTEXTCAPSChar">
    <w:name w:val="BODY TEXT CAPS Char"/>
    <w:basedOn w:val="BodyTextChar"/>
    <w:link w:val="BODYTEXTCAPS"/>
    <w:uiPriority w:val="99"/>
    <w:locked/>
    <w:rsid w:val="00E27B42"/>
    <w:rPr>
      <w:rFonts w:ascii="Arial" w:eastAsia="Times New Roman" w:hAnsi="Arial" w:cs="Times New Roman"/>
      <w:caps/>
      <w:szCs w:val="20"/>
      <w:lang w:val="en-US"/>
    </w:rPr>
  </w:style>
  <w:style w:type="paragraph" w:customStyle="1" w:styleId="BodyTextCenter">
    <w:name w:val="Body Text Center"/>
    <w:basedOn w:val="BodyText"/>
    <w:link w:val="BodyTextCenterChar"/>
    <w:uiPriority w:val="99"/>
    <w:rsid w:val="00E27B42"/>
    <w:pPr>
      <w:jc w:val="center"/>
    </w:pPr>
  </w:style>
  <w:style w:type="character" w:customStyle="1" w:styleId="BodyTextCenterChar">
    <w:name w:val="Body Text Center Char"/>
    <w:basedOn w:val="DefaultParagraphFont"/>
    <w:link w:val="BodyTextCenter"/>
    <w:uiPriority w:val="99"/>
    <w:locked/>
    <w:rsid w:val="00E27B42"/>
    <w:rPr>
      <w:rFonts w:ascii="Arial" w:eastAsia="Times New Roman" w:hAnsi="Arial" w:cs="Times New Roman"/>
      <w:szCs w:val="20"/>
      <w:lang w:val="en-US"/>
    </w:rPr>
  </w:style>
  <w:style w:type="paragraph" w:customStyle="1" w:styleId="BodyTextCenterNoSpace">
    <w:name w:val="Body Text Center No Space"/>
    <w:basedOn w:val="BodyText"/>
    <w:link w:val="BodyTextCenterNoSpaceChar"/>
    <w:uiPriority w:val="99"/>
    <w:rsid w:val="00E27B42"/>
    <w:pPr>
      <w:spacing w:before="0" w:after="0"/>
      <w:jc w:val="center"/>
    </w:pPr>
    <w:rPr>
      <w:bCs/>
    </w:rPr>
  </w:style>
  <w:style w:type="character" w:customStyle="1" w:styleId="BodyTextCenterNoSpaceChar">
    <w:name w:val="Body Text Center No Space Char"/>
    <w:basedOn w:val="DefaultParagraphFont"/>
    <w:link w:val="BodyTextCenterNoSpace"/>
    <w:uiPriority w:val="99"/>
    <w:locked/>
    <w:rsid w:val="00E27B42"/>
    <w:rPr>
      <w:rFonts w:ascii="Arial" w:eastAsia="Times New Roman" w:hAnsi="Arial" w:cs="Times New Roman"/>
      <w:bCs/>
      <w:szCs w:val="20"/>
      <w:lang w:val="en-US"/>
    </w:rPr>
  </w:style>
  <w:style w:type="paragraph" w:customStyle="1" w:styleId="BodyTextGlossary">
    <w:name w:val="Body Text Glossary"/>
    <w:basedOn w:val="BodyText"/>
    <w:next w:val="BodyText"/>
    <w:link w:val="BodyTextGlossaryChar"/>
    <w:qFormat/>
    <w:rsid w:val="00E27B42"/>
  </w:style>
  <w:style w:type="character" w:customStyle="1" w:styleId="BodyTextGlossaryChar">
    <w:name w:val="Body Text Glossary Char"/>
    <w:basedOn w:val="BodyTextChar"/>
    <w:link w:val="BodyTextGlossary"/>
    <w:rsid w:val="00E27B42"/>
    <w:rPr>
      <w:rFonts w:ascii="Arial" w:eastAsia="Times New Roman" w:hAnsi="Arial" w:cs="Times New Roman"/>
      <w:szCs w:val="20"/>
      <w:lang w:val="en-US"/>
    </w:rPr>
  </w:style>
  <w:style w:type="paragraph" w:styleId="BodyTextIndent">
    <w:name w:val="Body Text Indent"/>
    <w:basedOn w:val="Normal"/>
    <w:link w:val="BodyTextIndentChar"/>
    <w:unhideWhenUsed/>
    <w:rsid w:val="00E27B42"/>
    <w:pPr>
      <w:ind w:left="360"/>
    </w:pPr>
  </w:style>
  <w:style w:type="character" w:customStyle="1" w:styleId="BodyTextIndentChar">
    <w:name w:val="Body Text Indent Char"/>
    <w:basedOn w:val="DefaultParagraphFont"/>
    <w:link w:val="BodyTextIndent"/>
    <w:rsid w:val="00E27B42"/>
    <w:rPr>
      <w:rFonts w:ascii="Arial" w:eastAsia="Times New Roman" w:hAnsi="Arial" w:cs="Times New Roman"/>
      <w:szCs w:val="20"/>
      <w:lang w:val="en-US"/>
    </w:rPr>
  </w:style>
  <w:style w:type="paragraph" w:customStyle="1" w:styleId="BodyTextItalic">
    <w:name w:val="Body Text Italic"/>
    <w:basedOn w:val="BodyText"/>
    <w:next w:val="BodyText"/>
    <w:link w:val="BodyTextItalicChar"/>
    <w:uiPriority w:val="99"/>
    <w:rsid w:val="00E27B42"/>
    <w:rPr>
      <w:i/>
    </w:rPr>
  </w:style>
  <w:style w:type="character" w:customStyle="1" w:styleId="BodyTextItalicChar">
    <w:name w:val="Body Text Italic Char"/>
    <w:basedOn w:val="DefaultParagraphFont"/>
    <w:link w:val="BodyTextItalic"/>
    <w:uiPriority w:val="99"/>
    <w:locked/>
    <w:rsid w:val="00E27B42"/>
    <w:rPr>
      <w:rFonts w:ascii="Arial" w:eastAsia="Times New Roman" w:hAnsi="Arial" w:cs="Times New Roman"/>
      <w:i/>
      <w:szCs w:val="20"/>
      <w:lang w:val="en-US"/>
    </w:rPr>
  </w:style>
  <w:style w:type="paragraph" w:customStyle="1" w:styleId="BodyTextNoSpace">
    <w:name w:val="Body Text No Space"/>
    <w:basedOn w:val="BodyTextCenterNoSpace"/>
    <w:link w:val="BodyTextNoSpaceChar"/>
    <w:qFormat/>
    <w:rsid w:val="00E27B42"/>
    <w:pPr>
      <w:jc w:val="left"/>
    </w:pPr>
  </w:style>
  <w:style w:type="character" w:customStyle="1" w:styleId="BodyTextNoSpaceChar">
    <w:name w:val="Body Text No Space Char"/>
    <w:basedOn w:val="BodyTextCenterNoSpaceChar"/>
    <w:link w:val="BodyTextNoSpace"/>
    <w:rsid w:val="00E27B42"/>
    <w:rPr>
      <w:rFonts w:ascii="Arial" w:eastAsia="Times New Roman" w:hAnsi="Arial" w:cs="Times New Roman"/>
      <w:bCs/>
      <w:szCs w:val="20"/>
      <w:lang w:val="en-US"/>
    </w:rPr>
  </w:style>
  <w:style w:type="paragraph" w:customStyle="1" w:styleId="BodyTextNumber">
    <w:name w:val="Body Text Number"/>
    <w:link w:val="BodyTextNumberChar"/>
    <w:uiPriority w:val="99"/>
    <w:rsid w:val="00E27B42"/>
    <w:pPr>
      <w:numPr>
        <w:numId w:val="15"/>
      </w:numPr>
      <w:spacing w:after="0" w:line="240" w:lineRule="auto"/>
    </w:pPr>
    <w:rPr>
      <w:rFonts w:ascii="Arial" w:eastAsia="Times New Roman" w:hAnsi="Arial" w:cs="Times New Roman"/>
      <w:szCs w:val="24"/>
      <w:lang w:val="en-US"/>
    </w:rPr>
  </w:style>
  <w:style w:type="character" w:customStyle="1" w:styleId="BodyTextNumberChar">
    <w:name w:val="Body Text Number Char"/>
    <w:basedOn w:val="DefaultParagraphFont"/>
    <w:link w:val="BodyTextNumber"/>
    <w:uiPriority w:val="99"/>
    <w:locked/>
    <w:rsid w:val="00E27B42"/>
    <w:rPr>
      <w:rFonts w:ascii="Arial" w:eastAsia="Times New Roman" w:hAnsi="Arial" w:cs="Times New Roman"/>
      <w:szCs w:val="24"/>
      <w:lang w:val="en-US"/>
    </w:rPr>
  </w:style>
  <w:style w:type="paragraph" w:customStyle="1" w:styleId="BodyTextNumberLetterLevel2">
    <w:name w:val="Body Text Number Letter Level 2"/>
    <w:basedOn w:val="BodyTextNumber"/>
    <w:link w:val="BodyTextNumberLetterLevel2Char"/>
    <w:uiPriority w:val="99"/>
    <w:rsid w:val="00E27B42"/>
    <w:pPr>
      <w:numPr>
        <w:numId w:val="16"/>
      </w:numPr>
    </w:pPr>
  </w:style>
  <w:style w:type="character" w:customStyle="1" w:styleId="BodyTextNumberLetterLevel2Char">
    <w:name w:val="Body Text Number Letter Level 2 Char"/>
    <w:basedOn w:val="BodyTextNumberChar"/>
    <w:link w:val="BodyTextNumberLetterLevel2"/>
    <w:uiPriority w:val="99"/>
    <w:locked/>
    <w:rsid w:val="00E27B42"/>
    <w:rPr>
      <w:rFonts w:ascii="Arial" w:eastAsia="Times New Roman" w:hAnsi="Arial" w:cs="Times New Roman"/>
      <w:szCs w:val="24"/>
      <w:lang w:val="en-US"/>
    </w:rPr>
  </w:style>
  <w:style w:type="paragraph" w:customStyle="1" w:styleId="BodyTextNumberStepResultsNotes">
    <w:name w:val="Body Text Number Step Results/Notes"/>
    <w:basedOn w:val="Normal"/>
    <w:next w:val="BodyTextNumber"/>
    <w:link w:val="BodyTextNumberStepResultsNotesChar"/>
    <w:uiPriority w:val="99"/>
    <w:rsid w:val="00E27B42"/>
    <w:pPr>
      <w:ind w:left="720"/>
    </w:pPr>
  </w:style>
  <w:style w:type="character" w:customStyle="1" w:styleId="BodyTextNumberStepResultsNotesChar">
    <w:name w:val="Body Text Number Step Results/Notes Char"/>
    <w:basedOn w:val="DefaultParagraphFont"/>
    <w:link w:val="BodyTextNumberStepResultsNotes"/>
    <w:uiPriority w:val="99"/>
    <w:locked/>
    <w:rsid w:val="00E27B42"/>
    <w:rPr>
      <w:rFonts w:ascii="Arial" w:eastAsia="Times New Roman" w:hAnsi="Arial" w:cs="Times New Roman"/>
      <w:szCs w:val="20"/>
      <w:lang w:val="en-US"/>
    </w:rPr>
  </w:style>
  <w:style w:type="paragraph" w:customStyle="1" w:styleId="BodyTextNumberLetterLevel2StepResultsNotes">
    <w:name w:val="Body Text Number Letter Level 2 Step Results/Notes"/>
    <w:basedOn w:val="BodyTextNumberStepResultsNotes"/>
    <w:link w:val="BodyTextNumberLetterLevel2StepResultsNotesChar"/>
    <w:qFormat/>
    <w:rsid w:val="00E27B42"/>
    <w:pPr>
      <w:ind w:left="1008"/>
    </w:pPr>
  </w:style>
  <w:style w:type="character" w:customStyle="1" w:styleId="BodyTextNumberLetterLevel2StepResultsNotesChar">
    <w:name w:val="Body Text Number Letter Level 2 Step Results/Notes Char"/>
    <w:basedOn w:val="BodyTextNumberStepResultsNotesChar"/>
    <w:link w:val="BodyTextNumberLetterLevel2StepResultsNotes"/>
    <w:rsid w:val="00E27B42"/>
    <w:rPr>
      <w:rFonts w:ascii="Arial" w:eastAsia="Times New Roman" w:hAnsi="Arial" w:cs="Times New Roman"/>
      <w:szCs w:val="20"/>
      <w:lang w:val="en-US"/>
    </w:rPr>
  </w:style>
  <w:style w:type="paragraph" w:customStyle="1" w:styleId="BodyTextNumberStepResultsNotesBullet">
    <w:name w:val="Body Text Number Step Results/Notes Bullet"/>
    <w:basedOn w:val="BodyTextNumberStepResultsNotes"/>
    <w:link w:val="BodyTextNumberStepResultsNotesBulletChar"/>
    <w:qFormat/>
    <w:rsid w:val="00E27B42"/>
    <w:pPr>
      <w:numPr>
        <w:numId w:val="17"/>
      </w:numPr>
    </w:pPr>
  </w:style>
  <w:style w:type="character" w:customStyle="1" w:styleId="BodyTextNumberStepResultsNotesBulletChar">
    <w:name w:val="Body Text Number Step Results/Notes Bullet Char"/>
    <w:basedOn w:val="BodyTextNumberStepResultsNotesChar"/>
    <w:link w:val="BodyTextNumberStepResultsNotesBullet"/>
    <w:rsid w:val="00E27B42"/>
    <w:rPr>
      <w:rFonts w:ascii="Arial" w:eastAsia="Times New Roman" w:hAnsi="Arial" w:cs="Times New Roman"/>
      <w:szCs w:val="20"/>
      <w:lang w:val="en-US"/>
    </w:rPr>
  </w:style>
  <w:style w:type="paragraph" w:customStyle="1" w:styleId="BodyTextRight">
    <w:name w:val="Body Text Right"/>
    <w:basedOn w:val="BodyText"/>
    <w:link w:val="BodyTextRightChar"/>
    <w:qFormat/>
    <w:rsid w:val="00E27B42"/>
    <w:pPr>
      <w:jc w:val="right"/>
    </w:pPr>
    <w:rPr>
      <w:szCs w:val="24"/>
    </w:rPr>
  </w:style>
  <w:style w:type="character" w:customStyle="1" w:styleId="BodyTextRightChar">
    <w:name w:val="Body Text Right Char"/>
    <w:basedOn w:val="BodyTextChar"/>
    <w:link w:val="BodyTextRight"/>
    <w:rsid w:val="00E27B42"/>
    <w:rPr>
      <w:rFonts w:ascii="Arial" w:eastAsia="Times New Roman" w:hAnsi="Arial" w:cs="Times New Roman"/>
      <w:szCs w:val="24"/>
      <w:lang w:val="en-US"/>
    </w:rPr>
  </w:style>
  <w:style w:type="paragraph" w:customStyle="1" w:styleId="BodyTextUnderline">
    <w:name w:val="Body Text Underline"/>
    <w:basedOn w:val="BodyText"/>
    <w:next w:val="BodyText"/>
    <w:link w:val="BodyTextUnderlineChar"/>
    <w:uiPriority w:val="99"/>
    <w:rsid w:val="00E27B42"/>
    <w:rPr>
      <w:u w:val="single"/>
    </w:rPr>
  </w:style>
  <w:style w:type="character" w:customStyle="1" w:styleId="BodyTextUnderlineChar">
    <w:name w:val="Body Text Underline Char"/>
    <w:basedOn w:val="BodyTextChar"/>
    <w:link w:val="BodyTextUnderline"/>
    <w:uiPriority w:val="99"/>
    <w:locked/>
    <w:rsid w:val="00E27B42"/>
    <w:rPr>
      <w:rFonts w:ascii="Arial" w:eastAsia="Times New Roman" w:hAnsi="Arial" w:cs="Times New Roman"/>
      <w:szCs w:val="20"/>
      <w:u w:val="single"/>
      <w:lang w:val="en-US"/>
    </w:rPr>
  </w:style>
  <w:style w:type="paragraph" w:customStyle="1" w:styleId="CoverProgramName">
    <w:name w:val="Cover Program Name"/>
    <w:link w:val="CoverProgramNameChar"/>
    <w:rsid w:val="00E27B42"/>
    <w:pPr>
      <w:spacing w:before="400" w:after="0" w:line="240" w:lineRule="auto"/>
      <w:jc w:val="right"/>
    </w:pPr>
    <w:rPr>
      <w:rFonts w:ascii="Arial Narrow" w:eastAsia="Times New Roman" w:hAnsi="Arial Narrow" w:cs="Times New Roman"/>
      <w:b/>
      <w:color w:val="000000" w:themeColor="text1"/>
      <w:sz w:val="40"/>
      <w:szCs w:val="20"/>
      <w:lang w:val="en-US"/>
    </w:rPr>
  </w:style>
  <w:style w:type="character" w:customStyle="1" w:styleId="CoverProgramNameChar">
    <w:name w:val="Cover Program Name Char"/>
    <w:basedOn w:val="DefaultParagraphFont"/>
    <w:link w:val="CoverProgramName"/>
    <w:rsid w:val="00E27B42"/>
    <w:rPr>
      <w:rFonts w:ascii="Arial Narrow" w:eastAsia="Times New Roman" w:hAnsi="Arial Narrow" w:cs="Times New Roman"/>
      <w:b/>
      <w:color w:val="000000" w:themeColor="text1"/>
      <w:sz w:val="40"/>
      <w:szCs w:val="20"/>
      <w:lang w:val="en-US"/>
    </w:rPr>
  </w:style>
  <w:style w:type="paragraph" w:customStyle="1" w:styleId="CoverClassification">
    <w:name w:val="Cover Classification"/>
    <w:basedOn w:val="CoverProgramName"/>
    <w:link w:val="CoverClassificationChar"/>
    <w:rsid w:val="00E27B42"/>
    <w:pPr>
      <w:spacing w:before="0"/>
    </w:pPr>
    <w:rPr>
      <w:sz w:val="32"/>
    </w:rPr>
  </w:style>
  <w:style w:type="character" w:customStyle="1" w:styleId="CoverClassificationChar">
    <w:name w:val="Cover Classification Char"/>
    <w:basedOn w:val="CoverProgramNameChar"/>
    <w:link w:val="CoverClassification"/>
    <w:rsid w:val="00E27B42"/>
    <w:rPr>
      <w:rFonts w:ascii="Arial Narrow" w:eastAsia="Times New Roman" w:hAnsi="Arial Narrow" w:cs="Times New Roman"/>
      <w:b/>
      <w:color w:val="000000" w:themeColor="text1"/>
      <w:sz w:val="32"/>
      <w:szCs w:val="20"/>
      <w:lang w:val="en-US"/>
    </w:rPr>
  </w:style>
  <w:style w:type="paragraph" w:customStyle="1" w:styleId="CoverDocumentName">
    <w:name w:val="Cover Document Name"/>
    <w:basedOn w:val="Normal"/>
    <w:rsid w:val="00E27B42"/>
    <w:pPr>
      <w:pBdr>
        <w:bottom w:val="single" w:sz="4" w:space="1" w:color="auto"/>
      </w:pBdr>
      <w:spacing w:before="100" w:after="0"/>
      <w:jc w:val="right"/>
    </w:pPr>
    <w:rPr>
      <w:rFonts w:ascii="Arial Narrow" w:hAnsi="Arial Narrow"/>
      <w:b/>
      <w:bCs/>
      <w:sz w:val="48"/>
    </w:rPr>
  </w:style>
  <w:style w:type="paragraph" w:customStyle="1" w:styleId="CoverProjectName">
    <w:name w:val="Cover Project Name"/>
    <w:basedOn w:val="Normal"/>
    <w:rsid w:val="00E27B42"/>
    <w:pPr>
      <w:pBdr>
        <w:bottom w:val="single" w:sz="4" w:space="1" w:color="auto"/>
      </w:pBdr>
      <w:spacing w:before="2000" w:after="240"/>
      <w:jc w:val="right"/>
    </w:pPr>
    <w:rPr>
      <w:rFonts w:ascii="Arial Narrow" w:hAnsi="Arial Narrow"/>
      <w:b/>
      <w:bCs/>
      <w:color w:val="0070C0"/>
      <w:sz w:val="48"/>
    </w:rPr>
  </w:style>
  <w:style w:type="paragraph" w:customStyle="1" w:styleId="CoverText">
    <w:name w:val="Cover Text"/>
    <w:basedOn w:val="Normal"/>
    <w:link w:val="CoverTextChar"/>
    <w:rsid w:val="00E27B42"/>
    <w:pPr>
      <w:jc w:val="right"/>
    </w:pPr>
    <w:rPr>
      <w:rFonts w:ascii="Arial Narrow" w:hAnsi="Arial Narrow"/>
      <w:b/>
      <w:bCs/>
      <w:sz w:val="32"/>
    </w:rPr>
  </w:style>
  <w:style w:type="character" w:customStyle="1" w:styleId="CoverTextChar">
    <w:name w:val="Cover Text Char"/>
    <w:basedOn w:val="DefaultParagraphFont"/>
    <w:link w:val="CoverText"/>
    <w:rsid w:val="00E27B42"/>
    <w:rPr>
      <w:rFonts w:ascii="Arial Narrow" w:eastAsia="Times New Roman" w:hAnsi="Arial Narrow" w:cs="Times New Roman"/>
      <w:b/>
      <w:bCs/>
      <w:sz w:val="32"/>
      <w:szCs w:val="20"/>
      <w:lang w:val="en-US"/>
    </w:rPr>
  </w:style>
  <w:style w:type="paragraph" w:customStyle="1" w:styleId="CoverTextDate">
    <w:name w:val="Cover Text Date"/>
    <w:basedOn w:val="CoverText"/>
    <w:link w:val="CoverTextDateChar"/>
    <w:qFormat/>
    <w:rsid w:val="00E27B42"/>
    <w:pPr>
      <w:spacing w:after="4100"/>
    </w:pPr>
  </w:style>
  <w:style w:type="character" w:customStyle="1" w:styleId="CoverTextDateChar">
    <w:name w:val="Cover Text Date Char"/>
    <w:basedOn w:val="CoverTextChar"/>
    <w:link w:val="CoverTextDate"/>
    <w:rsid w:val="00E27B42"/>
    <w:rPr>
      <w:rFonts w:ascii="Arial Narrow" w:eastAsia="Times New Roman" w:hAnsi="Arial Narrow" w:cs="Times New Roman"/>
      <w:b/>
      <w:bCs/>
      <w:sz w:val="32"/>
      <w:szCs w:val="20"/>
      <w:lang w:val="en-US"/>
    </w:rPr>
  </w:style>
  <w:style w:type="paragraph" w:customStyle="1" w:styleId="FigureCaption">
    <w:name w:val="Figure Caption"/>
    <w:basedOn w:val="Caption"/>
    <w:next w:val="BodyText"/>
    <w:uiPriority w:val="99"/>
    <w:rsid w:val="00E27B42"/>
    <w:pPr>
      <w:keepNext w:val="0"/>
      <w:spacing w:before="0" w:after="300"/>
    </w:pPr>
    <w:rPr>
      <w:rFonts w:eastAsia="Batang"/>
      <w:szCs w:val="24"/>
    </w:rPr>
  </w:style>
  <w:style w:type="character" w:customStyle="1" w:styleId="Hyperlink10">
    <w:name w:val="Hyperlink 10"/>
    <w:basedOn w:val="Hyperlink"/>
    <w:uiPriority w:val="99"/>
    <w:rsid w:val="00E27B42"/>
    <w:rPr>
      <w:rFonts w:ascii="Arial" w:hAnsi="Arial" w:cs="Arial"/>
      <w:color w:val="0000FF"/>
      <w:sz w:val="20"/>
      <w:szCs w:val="22"/>
      <w:u w:val="single"/>
    </w:rPr>
  </w:style>
  <w:style w:type="paragraph" w:customStyle="1" w:styleId="InstructionalText">
    <w:name w:val="Instructional Text"/>
    <w:basedOn w:val="BodyText"/>
    <w:next w:val="BodyText"/>
    <w:link w:val="InstructionalTextChar"/>
    <w:qFormat/>
    <w:rsid w:val="00E27B42"/>
    <w:rPr>
      <w:i/>
      <w:color w:val="0000FF"/>
      <w:sz w:val="24"/>
      <w:lang w:eastAsia="ar-SA"/>
    </w:rPr>
  </w:style>
  <w:style w:type="character" w:customStyle="1" w:styleId="InstructionalTextChar">
    <w:name w:val="Instructional Text Char"/>
    <w:basedOn w:val="BodyTextChar"/>
    <w:link w:val="InstructionalText"/>
    <w:rsid w:val="00E27B42"/>
    <w:rPr>
      <w:rFonts w:ascii="Arial" w:eastAsia="Times New Roman" w:hAnsi="Arial" w:cs="Times New Roman"/>
      <w:i/>
      <w:color w:val="0000FF"/>
      <w:sz w:val="24"/>
      <w:szCs w:val="20"/>
      <w:lang w:val="en-US" w:eastAsia="ar-SA"/>
    </w:rPr>
  </w:style>
  <w:style w:type="paragraph" w:customStyle="1" w:styleId="InstructionalTextBullet">
    <w:name w:val="Instructional Text Bullet"/>
    <w:basedOn w:val="BodyTextBullet"/>
    <w:qFormat/>
    <w:rsid w:val="00E27B42"/>
    <w:pPr>
      <w:numPr>
        <w:numId w:val="19"/>
      </w:numPr>
      <w:tabs>
        <w:tab w:val="num" w:pos="360"/>
      </w:tabs>
      <w:ind w:left="936"/>
    </w:pPr>
    <w:rPr>
      <w:i/>
      <w:color w:val="0000FF"/>
      <w:sz w:val="24"/>
      <w:szCs w:val="24"/>
    </w:rPr>
  </w:style>
  <w:style w:type="paragraph" w:customStyle="1" w:styleId="InstructionalTextBulletLevel2">
    <w:name w:val="Instructional Text Bullet Level 2"/>
    <w:basedOn w:val="InstructionalTextBullet"/>
    <w:qFormat/>
    <w:rsid w:val="00E27B42"/>
    <w:pPr>
      <w:numPr>
        <w:numId w:val="20"/>
      </w:numPr>
      <w:tabs>
        <w:tab w:val="num" w:pos="360"/>
      </w:tabs>
    </w:pPr>
  </w:style>
  <w:style w:type="paragraph" w:customStyle="1" w:styleId="InstructionalTextNumber">
    <w:name w:val="Instructional Text Number"/>
    <w:basedOn w:val="Normal"/>
    <w:qFormat/>
    <w:rsid w:val="00E27B42"/>
    <w:pPr>
      <w:numPr>
        <w:numId w:val="1"/>
      </w:numPr>
      <w:spacing w:before="80" w:after="240"/>
    </w:pPr>
    <w:rPr>
      <w:rFonts w:cs="Arial"/>
      <w:i/>
      <w:color w:val="0000FF"/>
      <w:sz w:val="24"/>
      <w:szCs w:val="24"/>
    </w:rPr>
  </w:style>
  <w:style w:type="paragraph" w:customStyle="1" w:styleId="InstructionalTextTableText10">
    <w:name w:val="Instructional Text Table Text 10"/>
    <w:basedOn w:val="InstructionalText"/>
    <w:link w:val="InstructionalTextTableText10Char"/>
    <w:qFormat/>
    <w:rsid w:val="00E27B42"/>
    <w:pPr>
      <w:spacing w:before="20"/>
    </w:pPr>
    <w:rPr>
      <w:sz w:val="20"/>
    </w:rPr>
  </w:style>
  <w:style w:type="character" w:customStyle="1" w:styleId="InstructionalTextTableText10Char">
    <w:name w:val="Instructional Text Table Text 10 Char"/>
    <w:basedOn w:val="InstructionalTextChar"/>
    <w:link w:val="InstructionalTextTableText10"/>
    <w:rsid w:val="00E27B42"/>
    <w:rPr>
      <w:rFonts w:ascii="Arial" w:eastAsia="Times New Roman" w:hAnsi="Arial" w:cs="Times New Roman"/>
      <w:i/>
      <w:color w:val="0000FF"/>
      <w:sz w:val="20"/>
      <w:szCs w:val="20"/>
      <w:lang w:val="en-US" w:eastAsia="ar-SA"/>
    </w:rPr>
  </w:style>
  <w:style w:type="paragraph" w:customStyle="1" w:styleId="InstructionalTextUnderline">
    <w:name w:val="Instructional Text Underline"/>
    <w:basedOn w:val="InstructionalText"/>
    <w:link w:val="InstructionalTextUnderlineChar"/>
    <w:rsid w:val="00E27B42"/>
    <w:rPr>
      <w:iCs/>
      <w:u w:val="single"/>
    </w:rPr>
  </w:style>
  <w:style w:type="character" w:customStyle="1" w:styleId="InstructionalTextUnderlineChar">
    <w:name w:val="Instructional Text Underline Char"/>
    <w:basedOn w:val="InstructionalTextChar"/>
    <w:link w:val="InstructionalTextUnderline"/>
    <w:rsid w:val="00E27B42"/>
    <w:rPr>
      <w:rFonts w:ascii="Arial" w:eastAsia="Times New Roman" w:hAnsi="Arial" w:cs="Times New Roman"/>
      <w:i/>
      <w:iCs/>
      <w:color w:val="0000FF"/>
      <w:sz w:val="24"/>
      <w:szCs w:val="20"/>
      <w:u w:val="single"/>
      <w:lang w:val="en-US" w:eastAsia="ar-SA"/>
    </w:rPr>
  </w:style>
  <w:style w:type="paragraph" w:customStyle="1" w:styleId="ParagraphSpacer10">
    <w:name w:val="Paragraph Spacer 10"/>
    <w:next w:val="BodyText"/>
    <w:uiPriority w:val="99"/>
    <w:rsid w:val="00E27B42"/>
    <w:pPr>
      <w:spacing w:after="0" w:line="240" w:lineRule="auto"/>
    </w:pPr>
    <w:rPr>
      <w:rFonts w:ascii="Arial" w:eastAsia="Times New Roman" w:hAnsi="Arial" w:cs="Times New Roman"/>
      <w:sz w:val="20"/>
      <w:szCs w:val="24"/>
      <w:lang w:val="en-US"/>
    </w:rPr>
  </w:style>
  <w:style w:type="paragraph" w:customStyle="1" w:styleId="ParagraphSpacer6">
    <w:name w:val="Paragraph Spacer 6"/>
    <w:uiPriority w:val="99"/>
    <w:rsid w:val="00E27B42"/>
    <w:pPr>
      <w:spacing w:after="0" w:line="240" w:lineRule="auto"/>
    </w:pPr>
    <w:rPr>
      <w:rFonts w:ascii="Arial" w:eastAsia="Times New Roman" w:hAnsi="Arial" w:cs="Times New Roman"/>
      <w:sz w:val="12"/>
      <w:szCs w:val="24"/>
      <w:lang w:val="en-US"/>
    </w:rPr>
  </w:style>
  <w:style w:type="paragraph" w:customStyle="1" w:styleId="SignatureText">
    <w:name w:val="Signature Text"/>
    <w:basedOn w:val="Normal"/>
    <w:link w:val="SignatureTextChar"/>
    <w:qFormat/>
    <w:rsid w:val="00E27B42"/>
    <w:pPr>
      <w:pBdr>
        <w:top w:val="dashed" w:sz="4" w:space="1" w:color="auto"/>
      </w:pBdr>
      <w:spacing w:before="480" w:after="0"/>
    </w:pPr>
    <w:rPr>
      <w:sz w:val="20"/>
    </w:rPr>
  </w:style>
  <w:style w:type="character" w:customStyle="1" w:styleId="SignatureTextChar">
    <w:name w:val="Signature Text Char"/>
    <w:basedOn w:val="DefaultParagraphFont"/>
    <w:link w:val="SignatureText"/>
    <w:rsid w:val="00E27B42"/>
    <w:rPr>
      <w:rFonts w:ascii="Arial" w:eastAsia="Times New Roman" w:hAnsi="Arial" w:cs="Times New Roman"/>
      <w:sz w:val="20"/>
      <w:szCs w:val="20"/>
      <w:lang w:val="en-US"/>
    </w:rPr>
  </w:style>
  <w:style w:type="paragraph" w:customStyle="1" w:styleId="SystemTitleinsideLines">
    <w:name w:val="System Title inside Lines"/>
    <w:next w:val="BodyText10Center"/>
    <w:uiPriority w:val="99"/>
    <w:rsid w:val="00E27B42"/>
    <w:pPr>
      <w:pBdr>
        <w:top w:val="single" w:sz="18" w:space="1" w:color="auto"/>
        <w:bottom w:val="single" w:sz="18" w:space="1" w:color="auto"/>
      </w:pBdr>
      <w:spacing w:after="120" w:line="240" w:lineRule="auto"/>
      <w:jc w:val="center"/>
    </w:pPr>
    <w:rPr>
      <w:rFonts w:ascii="Arial" w:eastAsia="Times New Roman" w:hAnsi="Arial" w:cs="Times New Roman"/>
      <w:b/>
      <w:bCs/>
      <w:sz w:val="40"/>
      <w:szCs w:val="20"/>
      <w:lang w:val="en-US"/>
    </w:rPr>
  </w:style>
  <w:style w:type="paragraph" w:customStyle="1" w:styleId="TableText10">
    <w:name w:val="Table Text 10"/>
    <w:basedOn w:val="Normal"/>
    <w:link w:val="TableText10Char"/>
    <w:rsid w:val="00E27B42"/>
    <w:pPr>
      <w:spacing w:before="20"/>
    </w:pPr>
    <w:rPr>
      <w:sz w:val="20"/>
    </w:rPr>
  </w:style>
  <w:style w:type="character" w:customStyle="1" w:styleId="TableText10Char">
    <w:name w:val="Table Text 10 Char"/>
    <w:basedOn w:val="DefaultParagraphFont"/>
    <w:link w:val="TableText10"/>
    <w:locked/>
    <w:rsid w:val="00E27B42"/>
    <w:rPr>
      <w:rFonts w:ascii="Arial" w:eastAsia="Times New Roman" w:hAnsi="Arial" w:cs="Times New Roman"/>
      <w:sz w:val="20"/>
      <w:szCs w:val="20"/>
      <w:lang w:val="en-US"/>
    </w:rPr>
  </w:style>
  <w:style w:type="paragraph" w:customStyle="1" w:styleId="TableText10Bold">
    <w:name w:val="Table Text 10 Bold"/>
    <w:basedOn w:val="TableText10"/>
    <w:next w:val="TableText10"/>
    <w:link w:val="TableText10BoldChar"/>
    <w:uiPriority w:val="99"/>
    <w:rsid w:val="00E27B42"/>
    <w:rPr>
      <w:b/>
    </w:rPr>
  </w:style>
  <w:style w:type="character" w:customStyle="1" w:styleId="TableText10BoldChar">
    <w:name w:val="Table Text 10 Bold Char"/>
    <w:basedOn w:val="TableText10Char"/>
    <w:link w:val="TableText10Bold"/>
    <w:uiPriority w:val="99"/>
    <w:locked/>
    <w:rsid w:val="00E27B42"/>
    <w:rPr>
      <w:rFonts w:ascii="Arial" w:eastAsia="Times New Roman" w:hAnsi="Arial" w:cs="Times New Roman"/>
      <w:b/>
      <w:sz w:val="20"/>
      <w:szCs w:val="20"/>
      <w:lang w:val="en-US"/>
    </w:rPr>
  </w:style>
  <w:style w:type="paragraph" w:customStyle="1" w:styleId="TableText10Bullet">
    <w:name w:val="Table Text 10 Bullet"/>
    <w:basedOn w:val="TableText10"/>
    <w:link w:val="TableText10BulletChar"/>
    <w:uiPriority w:val="99"/>
    <w:rsid w:val="00E27B42"/>
    <w:pPr>
      <w:numPr>
        <w:numId w:val="21"/>
      </w:numPr>
    </w:pPr>
  </w:style>
  <w:style w:type="character" w:customStyle="1" w:styleId="TableText10BulletChar">
    <w:name w:val="Table Text 10 Bullet Char"/>
    <w:basedOn w:val="DefaultParagraphFont"/>
    <w:link w:val="TableText10Bullet"/>
    <w:uiPriority w:val="99"/>
    <w:locked/>
    <w:rsid w:val="00E27B42"/>
    <w:rPr>
      <w:rFonts w:ascii="Arial" w:eastAsia="Times New Roman" w:hAnsi="Arial" w:cs="Times New Roman"/>
      <w:sz w:val="20"/>
      <w:szCs w:val="20"/>
      <w:lang w:val="en-US"/>
    </w:rPr>
  </w:style>
  <w:style w:type="paragraph" w:customStyle="1" w:styleId="TableText10Center">
    <w:name w:val="Table Text 10 Center"/>
    <w:basedOn w:val="TableText10"/>
    <w:link w:val="TableText10CenterChar"/>
    <w:uiPriority w:val="99"/>
    <w:rsid w:val="00E27B42"/>
    <w:pPr>
      <w:jc w:val="center"/>
    </w:pPr>
  </w:style>
  <w:style w:type="character" w:customStyle="1" w:styleId="TableText10CenterChar">
    <w:name w:val="Table Text 10 Center Char"/>
    <w:basedOn w:val="TableText10Char"/>
    <w:link w:val="TableText10Center"/>
    <w:uiPriority w:val="99"/>
    <w:locked/>
    <w:rsid w:val="00E27B42"/>
    <w:rPr>
      <w:rFonts w:ascii="Arial" w:eastAsia="Times New Roman" w:hAnsi="Arial" w:cs="Times New Roman"/>
      <w:sz w:val="20"/>
      <w:szCs w:val="20"/>
      <w:lang w:val="en-US"/>
    </w:rPr>
  </w:style>
  <w:style w:type="paragraph" w:customStyle="1" w:styleId="TableText10Glossary">
    <w:name w:val="Table Text 10 Glossary"/>
    <w:basedOn w:val="TableText10"/>
    <w:next w:val="TableText10"/>
    <w:link w:val="TableText10GlossaryChar"/>
    <w:qFormat/>
    <w:rsid w:val="00E27B42"/>
  </w:style>
  <w:style w:type="character" w:customStyle="1" w:styleId="TableText10GlossaryChar">
    <w:name w:val="Table Text 10 Glossary Char"/>
    <w:basedOn w:val="TableText10Char"/>
    <w:link w:val="TableText10Glossary"/>
    <w:rsid w:val="00E27B42"/>
    <w:rPr>
      <w:rFonts w:ascii="Arial" w:eastAsia="Times New Roman" w:hAnsi="Arial" w:cs="Times New Roman"/>
      <w:sz w:val="20"/>
      <w:szCs w:val="20"/>
      <w:lang w:val="en-US"/>
    </w:rPr>
  </w:style>
  <w:style w:type="paragraph" w:customStyle="1" w:styleId="TableText10HeaderCenter">
    <w:name w:val="Table Text 10 Header Center"/>
    <w:basedOn w:val="Normal"/>
    <w:link w:val="TableText10HeaderCenterChar"/>
    <w:uiPriority w:val="99"/>
    <w:rsid w:val="00E27B42"/>
    <w:pPr>
      <w:keepNext/>
      <w:spacing w:before="0"/>
      <w:jc w:val="center"/>
    </w:pPr>
    <w:rPr>
      <w:b/>
      <w:color w:val="FFFFFF" w:themeColor="background1"/>
      <w:sz w:val="20"/>
      <w:szCs w:val="24"/>
    </w:rPr>
  </w:style>
  <w:style w:type="character" w:customStyle="1" w:styleId="TableText10HeaderCenterChar">
    <w:name w:val="Table Text 10 Header Center Char"/>
    <w:basedOn w:val="DefaultParagraphFont"/>
    <w:link w:val="TableText10HeaderCenter"/>
    <w:uiPriority w:val="99"/>
    <w:locked/>
    <w:rsid w:val="00E27B42"/>
    <w:rPr>
      <w:rFonts w:ascii="Arial" w:eastAsia="Times New Roman" w:hAnsi="Arial" w:cs="Times New Roman"/>
      <w:b/>
      <w:color w:val="FFFFFF" w:themeColor="background1"/>
      <w:sz w:val="20"/>
      <w:szCs w:val="24"/>
      <w:lang w:val="en-US"/>
    </w:rPr>
  </w:style>
  <w:style w:type="paragraph" w:customStyle="1" w:styleId="TableText10HeaderLeft">
    <w:name w:val="Table Text 10 Header Left"/>
    <w:basedOn w:val="Normal"/>
    <w:link w:val="TableText10HeaderLeftChar"/>
    <w:uiPriority w:val="99"/>
    <w:rsid w:val="00E27B42"/>
    <w:pPr>
      <w:keepNext/>
    </w:pPr>
    <w:rPr>
      <w:b/>
      <w:sz w:val="20"/>
    </w:rPr>
  </w:style>
  <w:style w:type="character" w:customStyle="1" w:styleId="TableText10HeaderLeftChar">
    <w:name w:val="Table Text 10 Header Left Char"/>
    <w:basedOn w:val="DefaultParagraphFont"/>
    <w:link w:val="TableText10HeaderLeft"/>
    <w:uiPriority w:val="99"/>
    <w:rsid w:val="00E27B42"/>
    <w:rPr>
      <w:rFonts w:ascii="Arial" w:eastAsia="Times New Roman" w:hAnsi="Arial" w:cs="Times New Roman"/>
      <w:b/>
      <w:sz w:val="20"/>
      <w:szCs w:val="20"/>
      <w:lang w:val="en-US"/>
    </w:rPr>
  </w:style>
  <w:style w:type="paragraph" w:customStyle="1" w:styleId="TableText10Indent">
    <w:name w:val="Table Text 10 Indent"/>
    <w:basedOn w:val="TableText10"/>
    <w:link w:val="TableText10IndentChar"/>
    <w:uiPriority w:val="99"/>
    <w:rsid w:val="00E27B42"/>
    <w:pPr>
      <w:ind w:left="144"/>
    </w:pPr>
  </w:style>
  <w:style w:type="character" w:customStyle="1" w:styleId="TableText10IndentChar">
    <w:name w:val="Table Text 10 Indent Char"/>
    <w:basedOn w:val="TableText10Char"/>
    <w:link w:val="TableText10Indent"/>
    <w:uiPriority w:val="99"/>
    <w:locked/>
    <w:rsid w:val="00E27B42"/>
    <w:rPr>
      <w:rFonts w:ascii="Arial" w:eastAsia="Times New Roman" w:hAnsi="Arial" w:cs="Times New Roman"/>
      <w:sz w:val="20"/>
      <w:szCs w:val="20"/>
      <w:lang w:val="en-US"/>
    </w:rPr>
  </w:style>
  <w:style w:type="paragraph" w:customStyle="1" w:styleId="TableText10Italic">
    <w:name w:val="Table Text 10 Italic"/>
    <w:basedOn w:val="TableText10"/>
    <w:link w:val="TableText10ItalicChar"/>
    <w:uiPriority w:val="99"/>
    <w:rsid w:val="00E27B42"/>
    <w:rPr>
      <w:i/>
      <w:iCs/>
    </w:rPr>
  </w:style>
  <w:style w:type="character" w:customStyle="1" w:styleId="TableText10ItalicChar">
    <w:name w:val="Table Text 10 Italic Char"/>
    <w:basedOn w:val="TableText10Char"/>
    <w:link w:val="TableText10Italic"/>
    <w:uiPriority w:val="99"/>
    <w:locked/>
    <w:rsid w:val="00E27B42"/>
    <w:rPr>
      <w:rFonts w:ascii="Arial" w:eastAsia="Times New Roman" w:hAnsi="Arial" w:cs="Times New Roman"/>
      <w:i/>
      <w:iCs/>
      <w:sz w:val="20"/>
      <w:szCs w:val="20"/>
      <w:lang w:val="en-US"/>
    </w:rPr>
  </w:style>
  <w:style w:type="paragraph" w:customStyle="1" w:styleId="TableText10NoSpace">
    <w:name w:val="Table Text 10 No Space"/>
    <w:link w:val="TableText10NoSpaceChar"/>
    <w:uiPriority w:val="99"/>
    <w:rsid w:val="00E27B42"/>
    <w:pPr>
      <w:spacing w:after="0" w:line="240" w:lineRule="auto"/>
    </w:pPr>
    <w:rPr>
      <w:rFonts w:ascii="Arial" w:eastAsia="Times New Roman" w:hAnsi="Arial" w:cs="Times New Roman"/>
      <w:sz w:val="20"/>
      <w:szCs w:val="24"/>
      <w:lang w:val="en-US"/>
    </w:rPr>
  </w:style>
  <w:style w:type="character" w:customStyle="1" w:styleId="TableText10NoSpaceChar">
    <w:name w:val="Table Text 10 No Space Char"/>
    <w:basedOn w:val="DefaultParagraphFont"/>
    <w:link w:val="TableText10NoSpace"/>
    <w:uiPriority w:val="99"/>
    <w:locked/>
    <w:rsid w:val="00E27B42"/>
    <w:rPr>
      <w:rFonts w:ascii="Arial" w:eastAsia="Times New Roman" w:hAnsi="Arial" w:cs="Times New Roman"/>
      <w:sz w:val="20"/>
      <w:szCs w:val="24"/>
      <w:lang w:val="en-US"/>
    </w:rPr>
  </w:style>
  <w:style w:type="paragraph" w:customStyle="1" w:styleId="TableText10Number">
    <w:name w:val="Table Text 10 Number"/>
    <w:basedOn w:val="TableText10"/>
    <w:link w:val="TableText10NumberChar"/>
    <w:uiPriority w:val="99"/>
    <w:rsid w:val="00E27B42"/>
    <w:pPr>
      <w:numPr>
        <w:numId w:val="22"/>
      </w:numPr>
      <w:tabs>
        <w:tab w:val="left" w:pos="432"/>
      </w:tabs>
    </w:pPr>
    <w:rPr>
      <w:szCs w:val="24"/>
    </w:rPr>
  </w:style>
  <w:style w:type="character" w:customStyle="1" w:styleId="TableText10NumberChar">
    <w:name w:val="Table Text 10 Number Char"/>
    <w:basedOn w:val="DefaultParagraphFont"/>
    <w:link w:val="TableText10Number"/>
    <w:uiPriority w:val="99"/>
    <w:locked/>
    <w:rsid w:val="00E27B42"/>
    <w:rPr>
      <w:rFonts w:ascii="Arial" w:eastAsia="Times New Roman" w:hAnsi="Arial" w:cs="Times New Roman"/>
      <w:sz w:val="20"/>
      <w:szCs w:val="24"/>
      <w:lang w:val="en-US"/>
    </w:rPr>
  </w:style>
  <w:style w:type="paragraph" w:customStyle="1" w:styleId="TableText10NumberLetter">
    <w:name w:val="Table Text 10 Number Letter"/>
    <w:basedOn w:val="TableText10Number"/>
    <w:qFormat/>
    <w:rsid w:val="00E27B42"/>
    <w:pPr>
      <w:keepNext/>
      <w:numPr>
        <w:numId w:val="23"/>
      </w:numPr>
      <w:tabs>
        <w:tab w:val="num" w:pos="360"/>
      </w:tabs>
      <w:ind w:left="144" w:firstLine="0"/>
    </w:pPr>
    <w:rPr>
      <w:lang w:eastAsia="ar-SA"/>
    </w:rPr>
  </w:style>
  <w:style w:type="paragraph" w:customStyle="1" w:styleId="TableText10NumberStepResultsNotes">
    <w:name w:val="Table Text 10 Number Step Results/Notes"/>
    <w:basedOn w:val="TableText10"/>
    <w:next w:val="Normal"/>
    <w:link w:val="TableText10NumberStepResultsNotesChar"/>
    <w:uiPriority w:val="99"/>
    <w:rsid w:val="00E27B42"/>
    <w:pPr>
      <w:ind w:left="432"/>
    </w:pPr>
  </w:style>
  <w:style w:type="character" w:customStyle="1" w:styleId="TableText10NumberStepResultsNotesChar">
    <w:name w:val="Table Text 10 Number Step Results/Notes Char"/>
    <w:basedOn w:val="DefaultParagraphFont"/>
    <w:link w:val="TableText10NumberStepResultsNotes"/>
    <w:uiPriority w:val="99"/>
    <w:locked/>
    <w:rsid w:val="00E27B42"/>
    <w:rPr>
      <w:rFonts w:ascii="Arial" w:eastAsia="Times New Roman" w:hAnsi="Arial" w:cs="Times New Roman"/>
      <w:sz w:val="20"/>
      <w:szCs w:val="20"/>
      <w:lang w:val="en-US"/>
    </w:rPr>
  </w:style>
  <w:style w:type="paragraph" w:customStyle="1" w:styleId="TableText10Right">
    <w:name w:val="Table Text 10 Right"/>
    <w:basedOn w:val="TableText10"/>
    <w:link w:val="TableText10RightChar"/>
    <w:uiPriority w:val="99"/>
    <w:rsid w:val="00E27B42"/>
    <w:pPr>
      <w:jc w:val="right"/>
    </w:pPr>
  </w:style>
  <w:style w:type="character" w:customStyle="1" w:styleId="TableText10RightChar">
    <w:name w:val="Table Text 10 Right Char"/>
    <w:basedOn w:val="TableText10Char"/>
    <w:link w:val="TableText10Right"/>
    <w:uiPriority w:val="99"/>
    <w:locked/>
    <w:rsid w:val="00E27B42"/>
    <w:rPr>
      <w:rFonts w:ascii="Arial" w:eastAsia="Times New Roman" w:hAnsi="Arial" w:cs="Times New Roman"/>
      <w:sz w:val="20"/>
      <w:szCs w:val="20"/>
      <w:lang w:val="en-US"/>
    </w:rPr>
  </w:style>
  <w:style w:type="paragraph" w:customStyle="1" w:styleId="TableText8">
    <w:name w:val="Table Text 8"/>
    <w:link w:val="TableText8Char"/>
    <w:uiPriority w:val="99"/>
    <w:rsid w:val="00E27B42"/>
    <w:pPr>
      <w:spacing w:after="0" w:line="240" w:lineRule="auto"/>
    </w:pPr>
    <w:rPr>
      <w:rFonts w:ascii="Arial" w:eastAsia="Times New Roman" w:hAnsi="Arial" w:cs="Times New Roman"/>
      <w:sz w:val="16"/>
      <w:szCs w:val="24"/>
      <w:lang w:val="en-US"/>
    </w:rPr>
  </w:style>
  <w:style w:type="character" w:customStyle="1" w:styleId="TableText8Char">
    <w:name w:val="Table Text 8 Char"/>
    <w:basedOn w:val="DefaultParagraphFont"/>
    <w:link w:val="TableText8"/>
    <w:uiPriority w:val="99"/>
    <w:locked/>
    <w:rsid w:val="00E27B42"/>
    <w:rPr>
      <w:rFonts w:ascii="Arial" w:eastAsia="Times New Roman" w:hAnsi="Arial" w:cs="Times New Roman"/>
      <w:sz w:val="16"/>
      <w:szCs w:val="24"/>
      <w:lang w:val="en-US"/>
    </w:rPr>
  </w:style>
  <w:style w:type="paragraph" w:customStyle="1" w:styleId="TableText8Bold">
    <w:name w:val="Table Text 8 Bold"/>
    <w:basedOn w:val="TableText8"/>
    <w:next w:val="TableText8"/>
    <w:link w:val="TableText8BoldChar"/>
    <w:uiPriority w:val="99"/>
    <w:rsid w:val="00E27B42"/>
    <w:rPr>
      <w:b/>
    </w:rPr>
  </w:style>
  <w:style w:type="character" w:customStyle="1" w:styleId="TableText8BoldChar">
    <w:name w:val="Table Text 8 Bold Char"/>
    <w:basedOn w:val="DefaultParagraphFont"/>
    <w:link w:val="TableText8Bold"/>
    <w:uiPriority w:val="99"/>
    <w:locked/>
    <w:rsid w:val="00E27B42"/>
    <w:rPr>
      <w:rFonts w:ascii="Arial" w:eastAsia="Times New Roman" w:hAnsi="Arial" w:cs="Times New Roman"/>
      <w:b/>
      <w:sz w:val="16"/>
      <w:szCs w:val="24"/>
      <w:lang w:val="en-US"/>
    </w:rPr>
  </w:style>
  <w:style w:type="paragraph" w:customStyle="1" w:styleId="TableText8Bullet">
    <w:name w:val="Table Text 8 Bullet"/>
    <w:basedOn w:val="TableText8"/>
    <w:link w:val="TableText8BulletChar"/>
    <w:uiPriority w:val="99"/>
    <w:rsid w:val="00E27B42"/>
    <w:pPr>
      <w:numPr>
        <w:numId w:val="24"/>
      </w:numPr>
    </w:pPr>
  </w:style>
  <w:style w:type="character" w:customStyle="1" w:styleId="TableText8BulletChar">
    <w:name w:val="Table Text 8 Bullet Char"/>
    <w:basedOn w:val="DefaultParagraphFont"/>
    <w:link w:val="TableText8Bullet"/>
    <w:uiPriority w:val="99"/>
    <w:locked/>
    <w:rsid w:val="00E27B42"/>
    <w:rPr>
      <w:rFonts w:ascii="Arial" w:eastAsia="Times New Roman" w:hAnsi="Arial" w:cs="Times New Roman"/>
      <w:sz w:val="16"/>
      <w:szCs w:val="24"/>
      <w:lang w:val="en-US"/>
    </w:rPr>
  </w:style>
  <w:style w:type="paragraph" w:customStyle="1" w:styleId="TableText8Glossary">
    <w:name w:val="Table Text 8 Glossary"/>
    <w:basedOn w:val="TableText8"/>
    <w:next w:val="TableText8"/>
    <w:link w:val="TableText8GlossaryChar"/>
    <w:qFormat/>
    <w:rsid w:val="00E27B42"/>
  </w:style>
  <w:style w:type="character" w:customStyle="1" w:styleId="TableText8GlossaryChar">
    <w:name w:val="Table Text 8 Glossary Char"/>
    <w:basedOn w:val="TableText10Char"/>
    <w:link w:val="TableText8Glossary"/>
    <w:rsid w:val="00E27B42"/>
    <w:rPr>
      <w:rFonts w:ascii="Arial" w:eastAsia="Times New Roman" w:hAnsi="Arial" w:cs="Times New Roman"/>
      <w:sz w:val="16"/>
      <w:szCs w:val="24"/>
      <w:lang w:val="en-US"/>
    </w:rPr>
  </w:style>
  <w:style w:type="paragraph" w:customStyle="1" w:styleId="TableText8Italic">
    <w:name w:val="Table Text 8 Italic"/>
    <w:basedOn w:val="TableText8"/>
    <w:next w:val="TableText8"/>
    <w:link w:val="TableText8ItalicChar"/>
    <w:uiPriority w:val="99"/>
    <w:rsid w:val="00E27B42"/>
    <w:rPr>
      <w:i/>
    </w:rPr>
  </w:style>
  <w:style w:type="character" w:customStyle="1" w:styleId="TableText8ItalicChar">
    <w:name w:val="Table Text 8 Italic Char"/>
    <w:basedOn w:val="TableText8Char"/>
    <w:link w:val="TableText8Italic"/>
    <w:uiPriority w:val="99"/>
    <w:locked/>
    <w:rsid w:val="00E27B42"/>
    <w:rPr>
      <w:rFonts w:ascii="Arial" w:eastAsia="Times New Roman" w:hAnsi="Arial" w:cs="Times New Roman"/>
      <w:i/>
      <w:sz w:val="16"/>
      <w:szCs w:val="24"/>
      <w:lang w:val="en-US"/>
    </w:rPr>
  </w:style>
  <w:style w:type="paragraph" w:customStyle="1" w:styleId="TableText8Number">
    <w:name w:val="Table Text 8 Number"/>
    <w:basedOn w:val="TableText8"/>
    <w:link w:val="TableText8NumberChar"/>
    <w:uiPriority w:val="99"/>
    <w:rsid w:val="00E27B42"/>
    <w:pPr>
      <w:numPr>
        <w:numId w:val="25"/>
      </w:numPr>
    </w:pPr>
  </w:style>
  <w:style w:type="character" w:customStyle="1" w:styleId="TableText8NumberChar">
    <w:name w:val="Table Text 8 Number Char"/>
    <w:basedOn w:val="DefaultParagraphFont"/>
    <w:link w:val="TableText8Number"/>
    <w:uiPriority w:val="99"/>
    <w:locked/>
    <w:rsid w:val="00E27B42"/>
    <w:rPr>
      <w:rFonts w:ascii="Arial" w:eastAsia="Times New Roman" w:hAnsi="Arial" w:cs="Times New Roman"/>
      <w:sz w:val="16"/>
      <w:szCs w:val="24"/>
      <w:lang w:val="en-US"/>
    </w:rPr>
  </w:style>
  <w:style w:type="paragraph" w:customStyle="1" w:styleId="TitleMedium">
    <w:name w:val="Title Medium"/>
    <w:next w:val="BodyText"/>
    <w:uiPriority w:val="99"/>
    <w:rsid w:val="00E27B42"/>
    <w:pPr>
      <w:keepNext/>
      <w:spacing w:before="240" w:after="120" w:line="240" w:lineRule="auto"/>
      <w:jc w:val="center"/>
    </w:pPr>
    <w:rPr>
      <w:rFonts w:ascii="Arial Narrow" w:eastAsia="Times New Roman" w:hAnsi="Arial Narrow" w:cs="Arial"/>
      <w:b/>
      <w:bCs/>
      <w:sz w:val="40"/>
      <w:szCs w:val="24"/>
      <w:lang w:val="en-US"/>
    </w:rPr>
  </w:style>
  <w:style w:type="paragraph" w:customStyle="1" w:styleId="TitleSmall">
    <w:name w:val="Title Small"/>
    <w:basedOn w:val="Normal"/>
    <w:next w:val="BodyText"/>
    <w:uiPriority w:val="99"/>
    <w:rsid w:val="00E27B42"/>
    <w:pPr>
      <w:keepNext/>
      <w:spacing w:before="0" w:after="360"/>
      <w:jc w:val="center"/>
    </w:pPr>
    <w:rPr>
      <w:rFonts w:ascii="Arial Narrow" w:hAnsi="Arial Narrow" w:cs="Arial"/>
      <w:b/>
      <w:bCs/>
      <w:sz w:val="36"/>
    </w:rPr>
  </w:style>
  <w:style w:type="character" w:customStyle="1" w:styleId="CommentTextChar">
    <w:name w:val="Comment Text Char"/>
    <w:basedOn w:val="DefaultParagraphFont"/>
    <w:link w:val="CommentText"/>
    <w:uiPriority w:val="99"/>
    <w:semiHidden/>
    <w:rsid w:val="00E27B42"/>
    <w:rPr>
      <w:rFonts w:ascii="Arial" w:eastAsia="Times New Roman" w:hAnsi="Arial" w:cs="Times New Roman"/>
      <w:sz w:val="20"/>
      <w:szCs w:val="20"/>
      <w:lang w:val="en-US"/>
    </w:rPr>
  </w:style>
  <w:style w:type="paragraph" w:styleId="CommentText">
    <w:name w:val="annotation text"/>
    <w:basedOn w:val="Normal"/>
    <w:link w:val="CommentTextChar"/>
    <w:uiPriority w:val="99"/>
    <w:semiHidden/>
    <w:unhideWhenUsed/>
    <w:rsid w:val="00E27B42"/>
    <w:rPr>
      <w:sz w:val="20"/>
    </w:rPr>
  </w:style>
  <w:style w:type="character" w:customStyle="1" w:styleId="CommentSubjectChar">
    <w:name w:val="Comment Subject Char"/>
    <w:basedOn w:val="CommentTextChar"/>
    <w:link w:val="CommentSubject"/>
    <w:semiHidden/>
    <w:rsid w:val="00E27B42"/>
    <w:rPr>
      <w:rFonts w:ascii="Arial" w:eastAsia="Times New Roman" w:hAnsi="Arial" w:cs="Times New Roman"/>
      <w:b/>
      <w:bCs/>
      <w:sz w:val="20"/>
      <w:szCs w:val="20"/>
      <w:lang w:val="en-US"/>
    </w:rPr>
  </w:style>
  <w:style w:type="paragraph" w:styleId="CommentSubject">
    <w:name w:val="annotation subject"/>
    <w:basedOn w:val="CommentText"/>
    <w:next w:val="CommentText"/>
    <w:link w:val="CommentSubjectChar"/>
    <w:semiHidden/>
    <w:unhideWhenUsed/>
    <w:rsid w:val="00E27B42"/>
    <w:rPr>
      <w:b/>
      <w:bCs/>
    </w:rPr>
  </w:style>
  <w:style w:type="paragraph" w:styleId="ListParagraph">
    <w:name w:val="List Paragraph"/>
    <w:basedOn w:val="Normal"/>
    <w:uiPriority w:val="34"/>
    <w:qFormat/>
    <w:rsid w:val="00031EFF"/>
    <w:pPr>
      <w:spacing w:before="0" w:after="160" w:line="259" w:lineRule="auto"/>
      <w:ind w:left="720"/>
      <w:contextualSpacing/>
    </w:pPr>
    <w:rPr>
      <w:rFonts w:asciiTheme="minorHAnsi" w:eastAsiaTheme="minorHAnsi" w:hAnsiTheme="minorHAnsi" w:cstheme="minorBidi"/>
      <w:szCs w:val="22"/>
      <w:lang w:val="en-SG"/>
    </w:rPr>
  </w:style>
  <w:style w:type="character" w:styleId="CommentReference">
    <w:name w:val="annotation reference"/>
    <w:basedOn w:val="DefaultParagraphFont"/>
    <w:uiPriority w:val="99"/>
    <w:semiHidden/>
    <w:unhideWhenUsed/>
    <w:rsid w:val="003230F6"/>
    <w:rPr>
      <w:sz w:val="16"/>
      <w:szCs w:val="16"/>
    </w:rPr>
  </w:style>
  <w:style w:type="character" w:customStyle="1" w:styleId="CoursecodeversionChar">
    <w:name w:val="Course code/version Char"/>
    <w:rsid w:val="00561C3C"/>
    <w:rPr>
      <w:rFonts w:ascii="Arial" w:hAnsi="Arial" w:cs="Arial" w:hint="default"/>
      <w:b/>
      <w:bCs/>
      <w:noProof w:val="0"/>
      <w:sz w:val="22"/>
      <w:lang w:val="en-AU" w:eastAsia="en-US" w:bidi="ar-SA"/>
    </w:rPr>
  </w:style>
  <w:style w:type="table" w:customStyle="1" w:styleId="TableGrid1">
    <w:name w:val="Table Grid1"/>
    <w:basedOn w:val="TableNormal"/>
    <w:next w:val="TableGrid"/>
    <w:uiPriority w:val="39"/>
    <w:rsid w:val="00D252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C97F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2439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0C19CC"/>
    <w:rPr>
      <w:color w:val="808080"/>
      <w:shd w:val="clear" w:color="auto" w:fill="E6E6E6"/>
    </w:rPr>
  </w:style>
  <w:style w:type="character" w:styleId="FollowedHyperlink">
    <w:name w:val="FollowedHyperlink"/>
    <w:basedOn w:val="DefaultParagraphFont"/>
    <w:semiHidden/>
    <w:unhideWhenUsed/>
    <w:rsid w:val="00615B6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emf"/><Relationship Id="rId18" Type="http://schemas.openxmlformats.org/officeDocument/2006/relationships/image" Target="media/image5.emf"/><Relationship Id="rId26" Type="http://schemas.openxmlformats.org/officeDocument/2006/relationships/package" Target="embeddings/Microsoft_Visio_Drawing6.vsdx"/><Relationship Id="rId39" Type="http://schemas.openxmlformats.org/officeDocument/2006/relationships/image" Target="media/image22.png"/><Relationship Id="rId21" Type="http://schemas.openxmlformats.org/officeDocument/2006/relationships/package" Target="embeddings/Microsoft_Visio_Drawing4.vsdx"/><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image" Target="media/image38.png"/><Relationship Id="rId63" Type="http://schemas.openxmlformats.org/officeDocument/2006/relationships/image" Target="media/image46.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emf"/><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Drawing.vsdx"/><Relationship Id="rId24" Type="http://schemas.openxmlformats.org/officeDocument/2006/relationships/package" Target="embeddings/Microsoft_Visio_Drawing5.vsdx"/><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png"/><Relationship Id="rId66" Type="http://schemas.openxmlformats.org/officeDocument/2006/relationships/image" Target="media/image49.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8.emf"/><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61" Type="http://schemas.openxmlformats.org/officeDocument/2006/relationships/image" Target="media/image44.png"/><Relationship Id="rId10" Type="http://schemas.openxmlformats.org/officeDocument/2006/relationships/image" Target="media/image1.emf"/><Relationship Id="rId19" Type="http://schemas.openxmlformats.org/officeDocument/2006/relationships/package" Target="embeddings/Microsoft_Visio_Drawing3.vsdx"/><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package" Target="embeddings/Microsoft_Visio_Drawing1.vsdx"/><Relationship Id="rId22" Type="http://schemas.openxmlformats.org/officeDocument/2006/relationships/image" Target="media/image7.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image" Target="media/image47.png"/><Relationship Id="rId69" Type="http://schemas.microsoft.com/office/2011/relationships/people" Target="people.xml"/><Relationship Id="rId8" Type="http://schemas.openxmlformats.org/officeDocument/2006/relationships/header" Target="header1.xml"/><Relationship Id="rId51" Type="http://schemas.openxmlformats.org/officeDocument/2006/relationships/image" Target="media/image34.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package" Target="embeddings/Microsoft_Visio_Drawing2.vsdx"/><Relationship Id="rId25" Type="http://schemas.openxmlformats.org/officeDocument/2006/relationships/image" Target="media/image9.emf"/><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2.png"/><Relationship Id="rId67" Type="http://schemas.openxmlformats.org/officeDocument/2006/relationships/image" Target="media/image50.png"/><Relationship Id="rId20" Type="http://schemas.openxmlformats.org/officeDocument/2006/relationships/image" Target="media/image6.emf"/><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5.png"/><Relationship Id="rId7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0834BB-28B1-4424-892D-FCE7F4FD4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540</TotalTime>
  <Pages>59</Pages>
  <Words>12162</Words>
  <Characters>69327</Characters>
  <Application>Microsoft Office Word</Application>
  <DocSecurity>0</DocSecurity>
  <Lines>577</Lines>
  <Paragraphs>162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Kelly</dc:creator>
  <cp:keywords/>
  <dc:description/>
  <cp:lastModifiedBy>Heinrich, Danielle - heidl003</cp:lastModifiedBy>
  <cp:revision>26</cp:revision>
  <dcterms:created xsi:type="dcterms:W3CDTF">2017-10-26T02:57:00Z</dcterms:created>
  <dcterms:modified xsi:type="dcterms:W3CDTF">2017-10-26T12:02:00Z</dcterms:modified>
</cp:coreProperties>
</file>